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AE6E5D" w14:textId="757BB101" w:rsidR="00D526A8" w:rsidRDefault="008E01FD" w:rsidP="00D526A8">
      <w:pPr>
        <w:bidi/>
        <w:rPr>
          <w:noProof/>
          <w:rtl/>
        </w:rPr>
      </w:pPr>
      <w:r w:rsidRPr="00DE4409">
        <w:rPr>
          <w:rFonts w:ascii="Simplified Arabic" w:hAnsi="Simplified Arabic" w:cs="Simplified Arab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3B55FB5" wp14:editId="20166DA5">
                <wp:simplePos x="0" y="0"/>
                <wp:positionH relativeFrom="margin">
                  <wp:posOffset>-304800</wp:posOffset>
                </wp:positionH>
                <wp:positionV relativeFrom="paragraph">
                  <wp:posOffset>9525</wp:posOffset>
                </wp:positionV>
                <wp:extent cx="1515745" cy="350520"/>
                <wp:effectExtent l="0" t="0" r="122555" b="887730"/>
                <wp:wrapNone/>
                <wp:docPr id="283" name="Callout: Lin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350520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355520"/>
                            <a:gd name="adj4" fmla="val 105692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DE289E" w14:textId="63720633" w:rsidR="00143FF9" w:rsidRDefault="00143FF9" w:rsidP="00D526A8">
                            <w:p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وضع رمز "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val="ar-EG" w:bidi="ar-EG"/>
                              </w:rPr>
                              <w:drawing>
                                <wp:inline distT="0" distB="0" distL="0" distR="0" wp14:anchorId="00262B35" wp14:editId="53544899">
                                  <wp:extent cx="162013" cy="170121"/>
                                  <wp:effectExtent l="0" t="0" r="0" b="1905"/>
                                  <wp:docPr id="483" name="Picture 4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5" name="Picture 28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544" cy="1801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"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قبل الاسم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55FB5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283" o:spid="_x0000_s1026" type="#_x0000_t47" style="position:absolute;left:0;text-align:left;margin-left:-24pt;margin-top:.75pt;width:119.35pt;height:27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" adj="22829,76792,21877,10221" fillcolor="#e2efd9 [665]" strokecolor="#ed7d31 [3205]" strokeweight="1pt">
                <v:textbox>
                  <w:txbxContent>
                    <w:p w14:paraId="70DE289E" w14:textId="63720633" w:rsidR="00143FF9" w:rsidRDefault="00143FF9" w:rsidP="00D526A8">
                      <w:p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وضع رمز "</w:t>
                      </w:r>
                      <w:r>
                        <w:rPr>
                          <w:rFonts w:hint="cs"/>
                          <w:noProof/>
                          <w:rtl/>
                          <w:lang w:val="ar-EG" w:bidi="ar-EG"/>
                        </w:rPr>
                        <w:drawing>
                          <wp:inline distT="0" distB="0" distL="0" distR="0" wp14:anchorId="00262B35" wp14:editId="53544899">
                            <wp:extent cx="162013" cy="170121"/>
                            <wp:effectExtent l="0" t="0" r="0" b="1905"/>
                            <wp:docPr id="483" name="Picture 4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5" name="Picture 285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544" cy="1801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"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قبل الاسم 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D526A8" w:rsidRPr="00DE4409">
        <w:rPr>
          <w:rFonts w:ascii="Simplified Arabic" w:hAnsi="Simplified Arabic" w:cs="Simplified Arab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AA86CD4" wp14:editId="0E2E87CF">
                <wp:simplePos x="0" y="0"/>
                <wp:positionH relativeFrom="margin">
                  <wp:posOffset>4593265</wp:posOffset>
                </wp:positionH>
                <wp:positionV relativeFrom="paragraph">
                  <wp:posOffset>272459</wp:posOffset>
                </wp:positionV>
                <wp:extent cx="1771015" cy="871855"/>
                <wp:effectExtent l="0" t="0" r="305435" b="271145"/>
                <wp:wrapNone/>
                <wp:docPr id="286" name="Callout: Lin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015" cy="871855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127801"/>
                            <a:gd name="adj4" fmla="val 115841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267F7" w14:textId="2A3B352A" w:rsidR="00143FF9" w:rsidRDefault="00143FF9" w:rsidP="00D526A8">
                            <w:pPr>
                              <w:bidi/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تعديل النص ليصبح:</w:t>
                            </w:r>
                          </w:p>
                          <w:p w14:paraId="23F11F98" w14:textId="561F7899" w:rsidR="00143FF9" w:rsidRDefault="00143FF9" w:rsidP="00D526A8">
                            <w:pPr>
                              <w:bidi/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مركز العمل التنموي/ معاً</w:t>
                            </w:r>
                          </w:p>
                          <w:p w14:paraId="74AFE1FC" w14:textId="51F5A617" w:rsidR="00143FF9" w:rsidRDefault="00143FF9" w:rsidP="00D526A8">
                            <w:p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برنامج إدارة الاقتراحات والشكاوى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86CD4" id="Callout: Line 286" o:spid="_x0000_s1027" type="#_x0000_t47" style="position:absolute;left:0;text-align:left;margin-left:361.65pt;margin-top:21.45pt;width:139.45pt;height:68.6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" adj="25022,27605,21877,10221" fillcolor="#e2efd9 [665]" strokecolor="#ed7d31 [3205]" strokeweight="1pt">
                <v:textbox>
                  <w:txbxContent>
                    <w:p w14:paraId="106267F7" w14:textId="2A3B352A" w:rsidR="00143FF9" w:rsidRDefault="00143FF9" w:rsidP="00D526A8">
                      <w:pPr>
                        <w:bidi/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تعديل النص ليصبح:</w:t>
                      </w:r>
                    </w:p>
                    <w:p w14:paraId="23F11F98" w14:textId="561F7899" w:rsidR="00143FF9" w:rsidRDefault="00143FF9" w:rsidP="00D526A8">
                      <w:pPr>
                        <w:bidi/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مركز العمل التنموي/ معاً</w:t>
                      </w:r>
                    </w:p>
                    <w:p w14:paraId="74AFE1FC" w14:textId="51F5A617" w:rsidR="00143FF9" w:rsidRDefault="00143FF9" w:rsidP="00D526A8">
                      <w:p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برنامج إدارة الاقتراحات والشكاوى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D526A8" w:rsidRPr="00DE4409">
        <w:rPr>
          <w:rFonts w:ascii="Simplified Arabic" w:hAnsi="Simplified Arabic" w:cs="Simplified Arab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A36B5C" wp14:editId="20F16359">
                <wp:simplePos x="0" y="0"/>
                <wp:positionH relativeFrom="margin">
                  <wp:posOffset>1424763</wp:posOffset>
                </wp:positionH>
                <wp:positionV relativeFrom="paragraph">
                  <wp:posOffset>6645</wp:posOffset>
                </wp:positionV>
                <wp:extent cx="1218565" cy="485140"/>
                <wp:effectExtent l="0" t="0" r="419735" b="772160"/>
                <wp:wrapNone/>
                <wp:docPr id="6" name="Callout: Lin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565" cy="485140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257266"/>
                            <a:gd name="adj4" fmla="val 131987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6C4DA6" w14:textId="77777777" w:rsidR="00143FF9" w:rsidRDefault="00143FF9" w:rsidP="00D526A8">
                            <w:p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تعديل النص ليصبح: </w:t>
                            </w:r>
                            <w:r w:rsidRPr="00FA31F4">
                              <w:rPr>
                                <w:rFonts w:hint="cs"/>
                                <w:rtl/>
                                <w:lang w:bidi="ar-EG"/>
                              </w:rPr>
                              <w:t>تقديم اقتراح/شكوى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36B5C" id="Callout: Line 6" o:spid="_x0000_s1028" type="#_x0000_t47" style="position:absolute;left:0;text-align:left;margin-left:112.2pt;margin-top:.5pt;width:95.95pt;height:38.2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" adj="28509,55569,21877,10221" fillcolor="#e2efd9 [665]" strokecolor="#ed7d31 [3205]" strokeweight="1pt">
                <v:textbox>
                  <w:txbxContent>
                    <w:p w14:paraId="5E6C4DA6" w14:textId="77777777" w:rsidR="00143FF9" w:rsidRDefault="00143FF9" w:rsidP="00D526A8">
                      <w:p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تعديل النص ليصبح: </w:t>
                      </w:r>
                      <w:r w:rsidRPr="00FA31F4">
                        <w:rPr>
                          <w:rFonts w:hint="cs"/>
                          <w:rtl/>
                          <w:lang w:bidi="ar-EG"/>
                        </w:rPr>
                        <w:t>تقديم اقتراح/شكوى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D526A8" w:rsidRPr="00DE4409">
        <w:rPr>
          <w:rFonts w:hint="cs"/>
          <w:noProof/>
          <w:sz w:val="24"/>
          <w:szCs w:val="24"/>
          <w:highlight w:val="yellow"/>
          <w:rtl/>
        </w:rPr>
        <w:t>- يرجي إعادة تصميم الواجهات</w:t>
      </w:r>
      <w:r w:rsidR="00DE4409" w:rsidRPr="00DE4409">
        <w:rPr>
          <w:rFonts w:hint="cs"/>
          <w:noProof/>
          <w:sz w:val="24"/>
          <w:szCs w:val="24"/>
          <w:highlight w:val="yellow"/>
          <w:rtl/>
        </w:rPr>
        <w:t xml:space="preserve"> الخارجية</w:t>
      </w:r>
      <w:r w:rsidR="00D526A8" w:rsidRPr="00DE4409">
        <w:rPr>
          <w:rFonts w:hint="cs"/>
          <w:noProof/>
          <w:sz w:val="24"/>
          <w:szCs w:val="24"/>
          <w:highlight w:val="yellow"/>
          <w:rtl/>
        </w:rPr>
        <w:t xml:space="preserve"> وتقديم مقترحات لتكون بطابع رسمي يتلائم مع الهدف المرجو من الموقع.</w:t>
      </w:r>
      <w:r w:rsidR="00D526A8" w:rsidRPr="00D526A8">
        <w:rPr>
          <w:rFonts w:ascii="Simplified Arabic" w:hAnsi="Simplified Arabic" w:cs="Simplified Arabic"/>
          <w:noProof/>
        </w:rPr>
        <w:t xml:space="preserve"> </w:t>
      </w:r>
    </w:p>
    <w:p w14:paraId="3871BC42" w14:textId="33919260" w:rsidR="00D526A8" w:rsidRDefault="00D526A8" w:rsidP="00D526A8">
      <w:pPr>
        <w:bidi/>
        <w:rPr>
          <w:noProof/>
          <w:rtl/>
        </w:rPr>
      </w:pPr>
    </w:p>
    <w:p w14:paraId="45A6F07E" w14:textId="629EB515" w:rsidR="00D526A8" w:rsidRDefault="00625812" w:rsidP="00D526A8">
      <w:pPr>
        <w:bidi/>
        <w:rPr>
          <w:rFonts w:ascii="Simplified Arabic" w:hAnsi="Simplified Arabic" w:cs="Simplified Arabic"/>
          <w:noProof/>
          <w:rtl/>
        </w:rPr>
      </w:pPr>
      <w:r w:rsidRPr="000C470A">
        <w:rPr>
          <w:rFonts w:ascii="Simplified Arabic" w:hAnsi="Simplified Arabic" w:cs="Simplified Arabic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37E908" wp14:editId="04DBEB50">
                <wp:simplePos x="0" y="0"/>
                <wp:positionH relativeFrom="margin">
                  <wp:posOffset>3689498</wp:posOffset>
                </wp:positionH>
                <wp:positionV relativeFrom="paragraph">
                  <wp:posOffset>2518913</wp:posOffset>
                </wp:positionV>
                <wp:extent cx="2430027" cy="691116"/>
                <wp:effectExtent l="0" t="0" r="828040" b="13970"/>
                <wp:wrapNone/>
                <wp:docPr id="480" name="Callout: Lin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027" cy="691116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1774"/>
                            <a:gd name="adj4" fmla="val 132084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A6683" w14:textId="344B7652" w:rsidR="00143FF9" w:rsidRDefault="00143FF9" w:rsidP="00625812">
                            <w:pPr>
                              <w:bidi/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- تعديل النص ليصبح: تقديم اقتراح/شكوى</w:t>
                            </w:r>
                          </w:p>
                          <w:p w14:paraId="6DA883C4" w14:textId="03164090" w:rsidR="00143FF9" w:rsidRDefault="00143FF9" w:rsidP="00625812">
                            <w:p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- إضافة خاصية الانتقال لتقديم الاقتراح الشكوى عند الضغط عليها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7E908" id="Callout: Line 480" o:spid="_x0000_s1029" type="#_x0000_t47" style="position:absolute;left:0;text-align:left;margin-left:290.5pt;margin-top:198.35pt;width:191.35pt;height:54.4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" adj="28530,383,21877,10221" fillcolor="#e2efd9 [665]" strokecolor="#ed7d31 [3205]" strokeweight="1pt">
                <v:textbox>
                  <w:txbxContent>
                    <w:p w14:paraId="4EBA6683" w14:textId="344B7652" w:rsidR="00143FF9" w:rsidRDefault="00143FF9" w:rsidP="00625812">
                      <w:pPr>
                        <w:bidi/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- تعديل النص ليصبح: تقديم اقتراح/شكوى</w:t>
                      </w:r>
                    </w:p>
                    <w:p w14:paraId="6DA883C4" w14:textId="03164090" w:rsidR="00143FF9" w:rsidRDefault="00143FF9" w:rsidP="00625812">
                      <w:p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- إضافة خاصية الانتقال لتقديم الاقتراح الشكوى عند الضغط عليها 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95DDC3" wp14:editId="40CAF7EE">
            <wp:extent cx="8229600" cy="4626610"/>
            <wp:effectExtent l="0" t="0" r="0" b="254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28D4" w14:textId="77777777" w:rsidR="00D526A8" w:rsidRDefault="00D526A8">
      <w:pPr>
        <w:rPr>
          <w:rFonts w:ascii="Simplified Arabic" w:hAnsi="Simplified Arabic" w:cs="Simplified Arabic"/>
          <w:noProof/>
          <w:rtl/>
        </w:rPr>
      </w:pPr>
    </w:p>
    <w:p w14:paraId="6CF92393" w14:textId="671005E5" w:rsidR="00D526A8" w:rsidRDefault="00D526A8">
      <w:pPr>
        <w:rPr>
          <w:rFonts w:ascii="Simplified Arabic" w:hAnsi="Simplified Arabic" w:cs="Simplified Arabic"/>
          <w:noProof/>
          <w:rtl/>
        </w:rPr>
      </w:pPr>
      <w:r>
        <w:rPr>
          <w:rFonts w:ascii="Simplified Arabic" w:hAnsi="Simplified Arabic" w:cs="Simplified Arabic"/>
          <w:noProof/>
          <w:rtl/>
        </w:rPr>
        <w:br w:type="page"/>
      </w:r>
    </w:p>
    <w:p w14:paraId="6CBF065E" w14:textId="743DE934" w:rsidR="00DE4409" w:rsidRPr="00D92C0C" w:rsidRDefault="00DE4409" w:rsidP="00DE4409">
      <w:pPr>
        <w:bidi/>
        <w:rPr>
          <w:rFonts w:ascii="Simplified Arabic" w:hAnsi="Simplified Arabic" w:cs="Simplified Arabic"/>
          <w:noProof/>
          <w:sz w:val="24"/>
          <w:szCs w:val="24"/>
          <w:rtl/>
        </w:rPr>
      </w:pPr>
      <w:r w:rsidRPr="00D92C0C">
        <w:rPr>
          <w:rFonts w:ascii="Simplified Arabic" w:hAnsi="Simplified Arabic" w:cs="Simplified Arabic"/>
          <w:noProof/>
          <w:sz w:val="24"/>
          <w:szCs w:val="24"/>
          <w:highlight w:val="yellow"/>
          <w:rtl/>
        </w:rPr>
        <w:lastRenderedPageBreak/>
        <w:t>يرجي إعادة تصميم الواجه</w:t>
      </w:r>
      <w:r w:rsidRPr="00D92C0C">
        <w:rPr>
          <w:rFonts w:ascii="Simplified Arabic" w:hAnsi="Simplified Arabic" w:cs="Simplified Arabic" w:hint="cs"/>
          <w:noProof/>
          <w:sz w:val="24"/>
          <w:szCs w:val="24"/>
          <w:highlight w:val="yellow"/>
          <w:rtl/>
        </w:rPr>
        <w:t xml:space="preserve">ة </w:t>
      </w:r>
      <w:r w:rsidRPr="00D92C0C">
        <w:rPr>
          <w:rFonts w:ascii="Simplified Arabic" w:hAnsi="Simplified Arabic" w:cs="Simplified Arabic"/>
          <w:noProof/>
          <w:sz w:val="24"/>
          <w:szCs w:val="24"/>
          <w:highlight w:val="yellow"/>
          <w:rtl/>
        </w:rPr>
        <w:t>وتقديم مقترحات لتكون بطابع رسمي يتلائم مع الهدف المرجو من الموقع.</w:t>
      </w:r>
    </w:p>
    <w:p w14:paraId="02C0FF0E" w14:textId="0FD37AEB" w:rsidR="00D526A8" w:rsidRDefault="00DE4409" w:rsidP="00DE4409">
      <w:pPr>
        <w:rPr>
          <w:rFonts w:ascii="Simplified Arabic" w:hAnsi="Simplified Arabic" w:cs="Simplified Arabic"/>
          <w:noProof/>
          <w:rtl/>
        </w:rPr>
      </w:pPr>
      <w:r>
        <w:rPr>
          <w:noProof/>
        </w:rPr>
        <w:drawing>
          <wp:inline distT="0" distB="0" distL="0" distR="0" wp14:anchorId="3F1F3368" wp14:editId="2BD6B5FA">
            <wp:extent cx="8229600" cy="4626610"/>
            <wp:effectExtent l="0" t="0" r="0" b="254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386B" w14:textId="578C6F93" w:rsidR="00D526A8" w:rsidRDefault="00D526A8" w:rsidP="00D526A8">
      <w:pPr>
        <w:bidi/>
        <w:rPr>
          <w:rFonts w:ascii="Simplified Arabic" w:hAnsi="Simplified Arabic" w:cs="Simplified Arabic"/>
          <w:noProof/>
          <w:rtl/>
        </w:rPr>
      </w:pPr>
    </w:p>
    <w:p w14:paraId="41A137C3" w14:textId="60E51A1E" w:rsidR="00D92C0C" w:rsidRDefault="00D92C0C" w:rsidP="00D92C0C">
      <w:pPr>
        <w:bidi/>
        <w:rPr>
          <w:rFonts w:ascii="Simplified Arabic" w:hAnsi="Simplified Arabic" w:cs="Simplified Arabic"/>
          <w:noProof/>
          <w:rtl/>
        </w:rPr>
      </w:pPr>
    </w:p>
    <w:p w14:paraId="5027C86A" w14:textId="21406A58" w:rsidR="00D92C0C" w:rsidRDefault="00D92C0C" w:rsidP="00D92C0C">
      <w:pPr>
        <w:bidi/>
        <w:rPr>
          <w:rFonts w:ascii="Simplified Arabic" w:hAnsi="Simplified Arabic" w:cs="Simplified Arabic"/>
          <w:noProof/>
          <w:rtl/>
        </w:rPr>
      </w:pPr>
    </w:p>
    <w:p w14:paraId="3F3C71A8" w14:textId="0CE12302" w:rsidR="00D92C0C" w:rsidRDefault="00D92C0C" w:rsidP="00D92C0C">
      <w:pPr>
        <w:bidi/>
        <w:rPr>
          <w:rFonts w:ascii="Simplified Arabic" w:hAnsi="Simplified Arabic" w:cs="Simplified Arabic"/>
          <w:noProof/>
          <w:rtl/>
        </w:rPr>
      </w:pPr>
    </w:p>
    <w:p w14:paraId="3408C990" w14:textId="502957E1" w:rsidR="00D92C0C" w:rsidRDefault="00D92C0C" w:rsidP="00D92C0C">
      <w:pPr>
        <w:bidi/>
        <w:rPr>
          <w:rFonts w:ascii="Simplified Arabic" w:hAnsi="Simplified Arabic" w:cs="Simplified Arabic"/>
          <w:noProof/>
          <w:rtl/>
        </w:rPr>
      </w:pPr>
    </w:p>
    <w:p w14:paraId="5D1D1FEA" w14:textId="5595E98E" w:rsidR="00D92C0C" w:rsidRPr="00D92C0C" w:rsidRDefault="00D92C0C" w:rsidP="00D92C0C">
      <w:pPr>
        <w:bidi/>
        <w:rPr>
          <w:rFonts w:ascii="Simplified Arabic" w:hAnsi="Simplified Arabic" w:cs="Simplified Arabic"/>
          <w:noProof/>
          <w:sz w:val="24"/>
          <w:szCs w:val="24"/>
          <w:rtl/>
        </w:rPr>
      </w:pPr>
      <w:r w:rsidRPr="00D92C0C">
        <w:rPr>
          <w:rFonts w:ascii="Simplified Arabic" w:hAnsi="Simplified Arabic" w:cs="Simplified Arabic"/>
          <w:noProof/>
          <w:sz w:val="24"/>
          <w:szCs w:val="24"/>
          <w:highlight w:val="yellow"/>
          <w:rtl/>
        </w:rPr>
        <w:lastRenderedPageBreak/>
        <w:t>يرجي إعادة تصميم الواجه</w:t>
      </w:r>
      <w:r w:rsidRPr="00D92C0C">
        <w:rPr>
          <w:rFonts w:ascii="Simplified Arabic" w:hAnsi="Simplified Arabic" w:cs="Simplified Arabic" w:hint="cs"/>
          <w:noProof/>
          <w:sz w:val="24"/>
          <w:szCs w:val="24"/>
          <w:highlight w:val="yellow"/>
          <w:rtl/>
        </w:rPr>
        <w:t xml:space="preserve">ة </w:t>
      </w:r>
      <w:r w:rsidRPr="00D92C0C">
        <w:rPr>
          <w:rFonts w:ascii="Simplified Arabic" w:hAnsi="Simplified Arabic" w:cs="Simplified Arabic"/>
          <w:noProof/>
          <w:sz w:val="24"/>
          <w:szCs w:val="24"/>
          <w:highlight w:val="yellow"/>
          <w:rtl/>
        </w:rPr>
        <w:t>وتقديم مقترحات لتكون بطابع رسمي يتلائم مع الهدف المرجو من الموقع.</w:t>
      </w:r>
    </w:p>
    <w:p w14:paraId="0ECF524D" w14:textId="49A8CCD9" w:rsidR="00946DE2" w:rsidRPr="000C470A" w:rsidRDefault="0031464E" w:rsidP="00D526A8">
      <w:pPr>
        <w:bidi/>
        <w:rPr>
          <w:rFonts w:ascii="Simplified Arabic" w:hAnsi="Simplified Arabic" w:cs="Simplified Arabic"/>
          <w:noProof/>
        </w:rPr>
      </w:pPr>
      <w:r w:rsidRPr="000C470A">
        <w:rPr>
          <w:rFonts w:ascii="Simplified Arabic" w:hAnsi="Simplified Arabic" w:cs="Simplified Arabic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28C8E0" wp14:editId="30C137D2">
                <wp:simplePos x="0" y="0"/>
                <wp:positionH relativeFrom="margin">
                  <wp:posOffset>4710223</wp:posOffset>
                </wp:positionH>
                <wp:positionV relativeFrom="paragraph">
                  <wp:posOffset>1016738</wp:posOffset>
                </wp:positionV>
                <wp:extent cx="2178685" cy="810822"/>
                <wp:effectExtent l="0" t="0" r="50165" b="1342390"/>
                <wp:wrapNone/>
                <wp:docPr id="3" name="Callout: 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685" cy="810822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259620"/>
                            <a:gd name="adj4" fmla="val 71184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FA3CC" w14:textId="77777777" w:rsidR="00143FF9" w:rsidRDefault="00143FF9" w:rsidP="0031464E">
                            <w:pPr>
                              <w:bidi/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تغيير لون الخط للعنوان الرئيسي بحيث يصبح كالتالي:</w:t>
                            </w:r>
                          </w:p>
                          <w:p w14:paraId="560CB88C" w14:textId="6B6FD5B3" w:rsidR="00143FF9" w:rsidRDefault="00143FF9" w:rsidP="0031464E">
                            <w:p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مثل: </w:t>
                            </w:r>
                            <w:r w:rsidRPr="00FA31F4">
                              <w:rPr>
                                <w:rFonts w:hint="cs"/>
                                <w:b/>
                                <w:bCs/>
                                <w:color w:val="C00000"/>
                                <w:rtl/>
                                <w:lang w:bidi="ar-EG"/>
                              </w:rPr>
                              <w:t>متابعة الاقتراحات والشكاوى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8C8E0" id="Callout: Line 3" o:spid="_x0000_s1030" type="#_x0000_t47" style="position:absolute;left:0;text-align:left;margin-left:370.9pt;margin-top:80.05pt;width:171.55pt;height:63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" adj="15376,56078,21877,10221" fillcolor="#e2efd9 [665]" strokecolor="#ed7d31 [3205]" strokeweight="1pt">
                <v:textbox>
                  <w:txbxContent>
                    <w:p w14:paraId="212FA3CC" w14:textId="77777777" w:rsidR="00143FF9" w:rsidRDefault="00143FF9" w:rsidP="0031464E">
                      <w:pPr>
                        <w:bidi/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تغيير لون الخط للعنوان الرئيسي بحيث يصبح كالتالي:</w:t>
                      </w:r>
                    </w:p>
                    <w:p w14:paraId="560CB88C" w14:textId="6B6FD5B3" w:rsidR="00143FF9" w:rsidRDefault="00143FF9" w:rsidP="0031464E">
                      <w:p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مثل: </w:t>
                      </w:r>
                      <w:r w:rsidRPr="00FA31F4">
                        <w:rPr>
                          <w:rFonts w:hint="cs"/>
                          <w:b/>
                          <w:bCs/>
                          <w:color w:val="C00000"/>
                          <w:rtl/>
                          <w:lang w:bidi="ar-EG"/>
                        </w:rPr>
                        <w:t>متابعة الاقتراحات والشكاوى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283815" w:rsidRPr="000C470A">
        <w:rPr>
          <w:rFonts w:ascii="Simplified Arabic" w:hAnsi="Simplified Arabic" w:cs="Simplified Arabic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EDC275" wp14:editId="6BC778A5">
                <wp:simplePos x="0" y="0"/>
                <wp:positionH relativeFrom="column">
                  <wp:posOffset>2186609</wp:posOffset>
                </wp:positionH>
                <wp:positionV relativeFrom="paragraph">
                  <wp:posOffset>1854641</wp:posOffset>
                </wp:positionV>
                <wp:extent cx="3482671" cy="985961"/>
                <wp:effectExtent l="0" t="0" r="22860" b="2413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2671" cy="9859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DE96DB" id="Straight Connector 5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15pt,146.05pt" to="446.4pt,2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283815" w:rsidRPr="000C470A">
        <w:rPr>
          <w:rFonts w:ascii="Simplified Arabic" w:hAnsi="Simplified Arabic" w:cs="Simplified Arabic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7B3728" wp14:editId="0D365525">
                <wp:simplePos x="0" y="0"/>
                <wp:positionH relativeFrom="column">
                  <wp:posOffset>4341412</wp:posOffset>
                </wp:positionH>
                <wp:positionV relativeFrom="paragraph">
                  <wp:posOffset>1854642</wp:posOffset>
                </wp:positionV>
                <wp:extent cx="1264258" cy="962108"/>
                <wp:effectExtent l="0" t="0" r="31750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258" cy="9621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B1C1B1" id="Straight Connector 4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85pt,146.05pt" to="441.4pt,2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" strokecolor="#ed7d31 [3205]" strokeweight=".5pt">
                <v:stroke joinstyle="miter"/>
              </v:line>
            </w:pict>
          </mc:Fallback>
        </mc:AlternateContent>
      </w:r>
      <w:r w:rsidR="00283815" w:rsidRPr="000C470A">
        <w:rPr>
          <w:rFonts w:ascii="Simplified Arabic" w:hAnsi="Simplified Arabic" w:cs="Simplified Arabic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C7085C" wp14:editId="713F5A0F">
                <wp:simplePos x="0" y="0"/>
                <wp:positionH relativeFrom="margin">
                  <wp:posOffset>691763</wp:posOffset>
                </wp:positionH>
                <wp:positionV relativeFrom="paragraph">
                  <wp:posOffset>1274197</wp:posOffset>
                </wp:positionV>
                <wp:extent cx="1979930" cy="296545"/>
                <wp:effectExtent l="0" t="0" r="363220" b="27305"/>
                <wp:wrapNone/>
                <wp:docPr id="2" name="Callout: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930" cy="296545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62381"/>
                            <a:gd name="adj4" fmla="val 117307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E06357" w14:textId="113DEFFF" w:rsidR="00143FF9" w:rsidRDefault="00143FF9" w:rsidP="00283815">
                            <w:p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تعديل النص ليصبح: </w:t>
                            </w:r>
                            <w:r w:rsidRPr="00FA31F4">
                              <w:rPr>
                                <w:rFonts w:hint="cs"/>
                                <w:b/>
                                <w:bCs/>
                                <w:color w:val="C00000"/>
                                <w:rtl/>
                                <w:lang w:bidi="ar-EG"/>
                              </w:rPr>
                              <w:t>شاركنا من خلال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7085C" id="Callout: Line 2" o:spid="_x0000_s1031" type="#_x0000_t47" style="position:absolute;left:0;text-align:left;margin-left:54.45pt;margin-top:100.35pt;width:155.9pt;height:23.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" adj="25338,13474,21877,10221" fillcolor="#e2efd9 [665]" strokecolor="#ed7d31 [3205]" strokeweight="1pt">
                <v:textbox>
                  <w:txbxContent>
                    <w:p w14:paraId="2BE06357" w14:textId="113DEFFF" w:rsidR="00143FF9" w:rsidRDefault="00143FF9" w:rsidP="00283815">
                      <w:p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تعديل النص ليصبح: </w:t>
                      </w:r>
                      <w:r w:rsidRPr="00FA31F4">
                        <w:rPr>
                          <w:rFonts w:hint="cs"/>
                          <w:b/>
                          <w:bCs/>
                          <w:color w:val="C00000"/>
                          <w:rtl/>
                          <w:lang w:bidi="ar-EG"/>
                        </w:rPr>
                        <w:t>شاركنا من خلال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283815" w:rsidRPr="000C470A">
        <w:rPr>
          <w:rFonts w:ascii="Simplified Arabic" w:hAnsi="Simplified Arabic" w:cs="Simplified Arabic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AAACF" wp14:editId="29FB08A1">
                <wp:simplePos x="0" y="0"/>
                <wp:positionH relativeFrom="margin">
                  <wp:posOffset>4136065</wp:posOffset>
                </wp:positionH>
                <wp:positionV relativeFrom="paragraph">
                  <wp:posOffset>3542857</wp:posOffset>
                </wp:positionV>
                <wp:extent cx="2496820" cy="296545"/>
                <wp:effectExtent l="0" t="666750" r="55880" b="27305"/>
                <wp:wrapNone/>
                <wp:docPr id="261" name="Callout: Lin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6820" cy="296545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-216475"/>
                            <a:gd name="adj4" fmla="val 91068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EB842" w14:textId="0ADAF59C" w:rsidR="00143FF9" w:rsidRDefault="00143FF9" w:rsidP="00283815">
                            <w:p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تعديل النص ليصبح: متابعة الاقتراحات والشكاوى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AAACF" id="Callout: Line 261" o:spid="_x0000_s1032" type="#_x0000_t47" style="position:absolute;left:0;text-align:left;margin-left:325.65pt;margin-top:278.95pt;width:196.6pt;height:23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" adj="19671,-46759,21877,10221" fillcolor="#e2efd9 [665]" strokecolor="#ed7d31 [3205]" strokeweight="1pt">
                <v:textbox>
                  <w:txbxContent>
                    <w:p w14:paraId="1B6EB842" w14:textId="0ADAF59C" w:rsidR="00143FF9" w:rsidRDefault="00143FF9" w:rsidP="00283815">
                      <w:p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تعديل النص ليصبح: متابعة الاقتراحات والشكاوى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3815" w:rsidRPr="000C470A">
        <w:rPr>
          <w:rFonts w:ascii="Simplified Arabic" w:hAnsi="Simplified Arabic" w:cs="Simplified Arabic"/>
          <w:noProof/>
        </w:rPr>
        <w:drawing>
          <wp:inline distT="0" distB="0" distL="0" distR="0" wp14:anchorId="630AD004" wp14:editId="18E8D256">
            <wp:extent cx="8229600" cy="4626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8D03" w14:textId="37C6A15A" w:rsidR="00FA31F4" w:rsidRPr="000C470A" w:rsidRDefault="00FA31F4" w:rsidP="00B75581">
      <w:pPr>
        <w:bidi/>
        <w:rPr>
          <w:rFonts w:ascii="Simplified Arabic" w:hAnsi="Simplified Arabic" w:cs="Simplified Arabic"/>
          <w:noProof/>
          <w:rtl/>
        </w:rPr>
      </w:pPr>
    </w:p>
    <w:p w14:paraId="5A28DDE0" w14:textId="363ADD5A" w:rsidR="00FA31F4" w:rsidRPr="000C470A" w:rsidRDefault="00FA31F4" w:rsidP="00B75581">
      <w:pPr>
        <w:tabs>
          <w:tab w:val="left" w:pos="8014"/>
        </w:tabs>
        <w:bidi/>
        <w:rPr>
          <w:rFonts w:ascii="Simplified Arabic" w:hAnsi="Simplified Arabic" w:cs="Simplified Arabic"/>
          <w:rtl/>
          <w:lang w:bidi="ar-EG"/>
        </w:rPr>
      </w:pPr>
      <w:r w:rsidRPr="000C470A">
        <w:rPr>
          <w:rFonts w:ascii="Simplified Arabic" w:hAnsi="Simplified Arabic" w:cs="Simplified Arabic"/>
          <w:lang w:bidi="ar-EG"/>
        </w:rPr>
        <w:tab/>
      </w:r>
    </w:p>
    <w:p w14:paraId="0B4AA156" w14:textId="479C7CA8" w:rsidR="00FA31F4" w:rsidRDefault="00FA31F4" w:rsidP="00B75581">
      <w:pPr>
        <w:tabs>
          <w:tab w:val="left" w:pos="8014"/>
        </w:tabs>
        <w:bidi/>
        <w:rPr>
          <w:rFonts w:ascii="Simplified Arabic" w:hAnsi="Simplified Arabic" w:cs="Simplified Arabic"/>
          <w:rtl/>
          <w:lang w:bidi="ar-EG"/>
        </w:rPr>
      </w:pPr>
    </w:p>
    <w:p w14:paraId="5967223B" w14:textId="64990C2B" w:rsidR="00385355" w:rsidRDefault="00385355" w:rsidP="00385355">
      <w:pPr>
        <w:tabs>
          <w:tab w:val="left" w:pos="8014"/>
        </w:tabs>
        <w:bidi/>
        <w:rPr>
          <w:rFonts w:ascii="Simplified Arabic" w:hAnsi="Simplified Arabic" w:cs="Simplified Arabic"/>
          <w:rtl/>
          <w:lang w:bidi="ar-EG"/>
        </w:rPr>
      </w:pPr>
    </w:p>
    <w:p w14:paraId="5E74CC8C" w14:textId="41D80B86" w:rsidR="00385355" w:rsidRDefault="00385355" w:rsidP="00385355">
      <w:pPr>
        <w:tabs>
          <w:tab w:val="left" w:pos="8014"/>
        </w:tabs>
        <w:bidi/>
        <w:rPr>
          <w:rFonts w:ascii="Simplified Arabic" w:hAnsi="Simplified Arabic" w:cs="Simplified Arabic"/>
          <w:rtl/>
          <w:lang w:bidi="ar-EG"/>
        </w:rPr>
      </w:pPr>
    </w:p>
    <w:p w14:paraId="183EE667" w14:textId="3E3BE70A" w:rsidR="00385355" w:rsidRDefault="00754768" w:rsidP="00385355">
      <w:pPr>
        <w:tabs>
          <w:tab w:val="left" w:pos="8014"/>
        </w:tabs>
        <w:bidi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3F67CB" wp14:editId="0E383622">
                <wp:simplePos x="0" y="0"/>
                <wp:positionH relativeFrom="column">
                  <wp:posOffset>2636874</wp:posOffset>
                </wp:positionH>
                <wp:positionV relativeFrom="paragraph">
                  <wp:posOffset>835985</wp:posOffset>
                </wp:positionV>
                <wp:extent cx="2753744" cy="1616149"/>
                <wp:effectExtent l="0" t="0" r="27940" b="22225"/>
                <wp:wrapNone/>
                <wp:docPr id="527" name="Straight Connector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3744" cy="16161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F88149" id="Straight Connector 527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65pt,65.85pt" to="424.5pt,19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D69CAA0" wp14:editId="26E30515">
                <wp:simplePos x="0" y="0"/>
                <wp:positionH relativeFrom="column">
                  <wp:posOffset>2636874</wp:posOffset>
                </wp:positionH>
                <wp:positionV relativeFrom="paragraph">
                  <wp:posOffset>814719</wp:posOffset>
                </wp:positionV>
                <wp:extent cx="2764466" cy="1616149"/>
                <wp:effectExtent l="0" t="0" r="36195" b="22225"/>
                <wp:wrapNone/>
                <wp:docPr id="528" name="Straight Connector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4466" cy="16161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4E43EA" id="Straight Connector 528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65pt,64.15pt" to="425.3pt,1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" strokecolor="#ed7d31 [3205]" strokeweight=".5pt">
                <v:stroke joinstyle="miter"/>
              </v:line>
            </w:pict>
          </mc:Fallback>
        </mc:AlternateContent>
      </w:r>
      <w:r w:rsidR="00385355">
        <w:rPr>
          <w:noProof/>
        </w:rPr>
        <w:drawing>
          <wp:inline distT="0" distB="0" distL="0" distR="0" wp14:anchorId="08C56575" wp14:editId="7EBE6D37">
            <wp:extent cx="8229600" cy="4626610"/>
            <wp:effectExtent l="0" t="0" r="0" b="254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912C" w14:textId="0F214D3A" w:rsidR="00385355" w:rsidRDefault="00385355" w:rsidP="00385355">
      <w:pPr>
        <w:bidi/>
        <w:rPr>
          <w:noProof/>
          <w:rtl/>
        </w:rPr>
      </w:pPr>
    </w:p>
    <w:p w14:paraId="0B9C6079" w14:textId="092DB07E" w:rsidR="00385355" w:rsidRDefault="00385355" w:rsidP="00385355">
      <w:pPr>
        <w:bidi/>
        <w:rPr>
          <w:noProof/>
          <w:rtl/>
        </w:rPr>
      </w:pPr>
    </w:p>
    <w:p w14:paraId="38D87D88" w14:textId="4BBE6B64" w:rsidR="00385355" w:rsidRPr="00AF7457" w:rsidRDefault="00385355" w:rsidP="00385355">
      <w:pPr>
        <w:tabs>
          <w:tab w:val="left" w:pos="3366"/>
        </w:tabs>
        <w:bidi/>
        <w:rPr>
          <w:rFonts w:ascii="Simplified Arabic" w:hAnsi="Simplified Arabic" w:cs="Simplified Arabic"/>
          <w:b/>
          <w:bCs/>
          <w:sz w:val="24"/>
          <w:szCs w:val="24"/>
          <w:rtl/>
          <w:lang w:bidi="ar-EG"/>
        </w:rPr>
      </w:pPr>
      <w:r w:rsidRPr="00AF7457">
        <w:rPr>
          <w:rFonts w:ascii="Simplified Arabic" w:hAnsi="Simplified Arabic" w:cs="Simplified Arabic" w:hint="cs"/>
          <w:b/>
          <w:bCs/>
          <w:sz w:val="24"/>
          <w:szCs w:val="24"/>
          <w:highlight w:val="yellow"/>
          <w:rtl/>
          <w:lang w:bidi="ar-EG"/>
        </w:rPr>
        <w:t>يرجي اعتماد الشكل أدناه:</w:t>
      </w:r>
    </w:p>
    <w:p w14:paraId="632AC5A6" w14:textId="77777777" w:rsidR="00385355" w:rsidRDefault="00385355">
      <w:pPr>
        <w:rPr>
          <w:rFonts w:ascii="Simplified Arabic" w:hAnsi="Simplified Arabic" w:cs="Simplified Arabic"/>
          <w:rtl/>
          <w:lang w:bidi="ar-EG"/>
        </w:rPr>
      </w:pPr>
      <w:r>
        <w:rPr>
          <w:rFonts w:ascii="Simplified Arabic" w:hAnsi="Simplified Arabic" w:cs="Simplified Arabic"/>
          <w:rtl/>
          <w:lang w:bidi="ar-EG"/>
        </w:rPr>
        <w:br w:type="page"/>
      </w:r>
    </w:p>
    <w:p w14:paraId="6FF180E6" w14:textId="63DA1D84" w:rsidR="00385355" w:rsidRDefault="00AF7457" w:rsidP="00385355">
      <w:pPr>
        <w:tabs>
          <w:tab w:val="left" w:pos="3366"/>
        </w:tabs>
        <w:bidi/>
        <w:jc w:val="center"/>
        <w:rPr>
          <w:rFonts w:ascii="Simplified Arabic" w:hAnsi="Simplified Arabic" w:cs="Simplified Arabic"/>
          <w:lang w:bidi="ar-EG"/>
        </w:rPr>
      </w:pPr>
      <w:r>
        <w:rPr>
          <w:noProof/>
        </w:rPr>
        <w:lastRenderedPageBreak/>
        <w:drawing>
          <wp:inline distT="0" distB="0" distL="0" distR="0" wp14:anchorId="6A1297FD" wp14:editId="665DB381">
            <wp:extent cx="3867150" cy="3952875"/>
            <wp:effectExtent l="0" t="0" r="0" b="9525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32A9" w14:textId="005E77C1" w:rsidR="00AF7457" w:rsidRPr="00340A2E" w:rsidRDefault="00AF7457" w:rsidP="00AF7457">
      <w:pPr>
        <w:tabs>
          <w:tab w:val="left" w:pos="3366"/>
        </w:tabs>
        <w:bidi/>
        <w:rPr>
          <w:rFonts w:ascii="Simplified Arabic" w:hAnsi="Simplified Arabic" w:cs="Simplified Arabic"/>
          <w:b/>
          <w:bCs/>
          <w:color w:val="FF0000"/>
          <w:u w:val="single"/>
          <w:rtl/>
          <w:lang w:bidi="ar-EG"/>
        </w:rPr>
      </w:pPr>
      <w:r w:rsidRPr="00340A2E">
        <w:rPr>
          <w:rFonts w:ascii="Simplified Arabic" w:hAnsi="Simplified Arabic" w:cs="Simplified Arabic" w:hint="cs"/>
          <w:b/>
          <w:bCs/>
          <w:color w:val="FF0000"/>
          <w:u w:val="single"/>
          <w:rtl/>
          <w:lang w:bidi="ar-EG"/>
        </w:rPr>
        <w:t>في حال نسيان كلمة المرور:</w:t>
      </w:r>
    </w:p>
    <w:p w14:paraId="37327F05" w14:textId="3D6E9CAF" w:rsidR="00385355" w:rsidRPr="00385355" w:rsidRDefault="00AF7457" w:rsidP="00AF7457">
      <w:pPr>
        <w:tabs>
          <w:tab w:val="left" w:pos="3366"/>
        </w:tabs>
        <w:bidi/>
        <w:jc w:val="center"/>
        <w:rPr>
          <w:rFonts w:ascii="Simplified Arabic" w:hAnsi="Simplified Arabic" w:cs="Simplified Arabic"/>
          <w:rtl/>
          <w:lang w:bidi="ar-EG"/>
        </w:rPr>
      </w:pPr>
      <w:r>
        <w:rPr>
          <w:noProof/>
        </w:rPr>
        <w:drawing>
          <wp:inline distT="0" distB="0" distL="0" distR="0" wp14:anchorId="577DBC44" wp14:editId="1B4E32FC">
            <wp:extent cx="4297547" cy="2143125"/>
            <wp:effectExtent l="0" t="0" r="8255" b="0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03"/>
                    <a:stretch/>
                  </pic:blipFill>
                  <pic:spPr bwMode="auto">
                    <a:xfrm>
                      <a:off x="0" y="0"/>
                      <a:ext cx="4297547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4E1D1" w14:textId="31889225" w:rsidR="00FA31F4" w:rsidRPr="000C470A" w:rsidRDefault="00FA31F4" w:rsidP="00B75581">
      <w:pPr>
        <w:tabs>
          <w:tab w:val="left" w:pos="8014"/>
        </w:tabs>
        <w:bidi/>
        <w:rPr>
          <w:rFonts w:ascii="Simplified Arabic" w:hAnsi="Simplified Arabic" w:cs="Simplified Arabic"/>
          <w:noProof/>
        </w:rPr>
      </w:pPr>
      <w:r w:rsidRPr="000C470A">
        <w:rPr>
          <w:rFonts w:ascii="Simplified Arabic" w:hAnsi="Simplified Arabic" w:cs="Simplified Arab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9621B3" wp14:editId="30FCA691">
                <wp:simplePos x="0" y="0"/>
                <wp:positionH relativeFrom="margin">
                  <wp:posOffset>381663</wp:posOffset>
                </wp:positionH>
                <wp:positionV relativeFrom="paragraph">
                  <wp:posOffset>1965960</wp:posOffset>
                </wp:positionV>
                <wp:extent cx="2329787" cy="296545"/>
                <wp:effectExtent l="0" t="0" r="433070" b="27305"/>
                <wp:wrapNone/>
                <wp:docPr id="8" name="Callout: 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787" cy="296545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62381"/>
                            <a:gd name="adj4" fmla="val 117307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15774" w14:textId="31328162" w:rsidR="00143FF9" w:rsidRDefault="00143FF9" w:rsidP="00FA31F4">
                            <w:pPr>
                              <w:bidi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رفع النص إلى أعلى قليلاً لإزالة الفراغ المتواجد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621B3" id="Callout: Line 8" o:spid="_x0000_s1033" type="#_x0000_t47" style="position:absolute;left:0;text-align:left;margin-left:30.05pt;margin-top:154.8pt;width:183.45pt;height:23.3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" adj="25338,13474,21877,10221" fillcolor="#e2efd9 [665]" strokecolor="#ed7d31 [3205]" strokeweight="1pt">
                <v:textbox>
                  <w:txbxContent>
                    <w:p w14:paraId="24015774" w14:textId="31328162" w:rsidR="00143FF9" w:rsidRDefault="00143FF9" w:rsidP="00FA31F4">
                      <w:pPr>
                        <w:bidi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رفع النص إلى أعلى قليلاً لإزالة الفراغ المتواجد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Pr="000C470A">
        <w:rPr>
          <w:rFonts w:ascii="Simplified Arabic" w:hAnsi="Simplified Arabic" w:cs="Simplified Arabic"/>
          <w:noProof/>
        </w:rPr>
        <w:drawing>
          <wp:inline distT="0" distB="0" distL="0" distR="0" wp14:anchorId="392A1CC4" wp14:editId="1C0EFCE6">
            <wp:extent cx="8229600" cy="4626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9C5C" w14:textId="2B50ABE1" w:rsidR="000C470A" w:rsidRDefault="00FA31F4" w:rsidP="00B75581">
      <w:pPr>
        <w:tabs>
          <w:tab w:val="left" w:pos="5485"/>
        </w:tabs>
        <w:bidi/>
        <w:rPr>
          <w:rFonts w:ascii="Simplified Arabic" w:hAnsi="Simplified Arabic" w:cs="Simplified Arabic"/>
          <w:u w:val="single"/>
          <w:rtl/>
          <w:lang w:bidi="ar-EG"/>
        </w:rPr>
      </w:pPr>
      <w:r w:rsidRPr="00D92C0C">
        <w:rPr>
          <w:rFonts w:ascii="Simplified Arabic" w:hAnsi="Simplified Arabic" w:cs="Simplified Arabic"/>
          <w:highlight w:val="yellow"/>
          <w:u w:val="single"/>
          <w:rtl/>
          <w:lang w:bidi="ar-EG"/>
        </w:rPr>
        <w:t>يرجي اعتماد الشكل أدناه في عملية الفحص والمعتمد في تطبيق الهاتف المحمول:</w:t>
      </w:r>
      <w:r w:rsidRPr="000C470A">
        <w:rPr>
          <w:rFonts w:ascii="Simplified Arabic" w:hAnsi="Simplified Arabic" w:cs="Simplified Arabic"/>
          <w:u w:val="single"/>
          <w:rtl/>
          <w:lang w:bidi="ar-EG"/>
        </w:rPr>
        <w:t xml:space="preserve"> </w:t>
      </w:r>
    </w:p>
    <w:p w14:paraId="50DE8DBC" w14:textId="77777777" w:rsidR="000C470A" w:rsidRDefault="000C470A" w:rsidP="00B75581">
      <w:pPr>
        <w:bidi/>
        <w:rPr>
          <w:rFonts w:ascii="Simplified Arabic" w:hAnsi="Simplified Arabic" w:cs="Simplified Arabic"/>
          <w:u w:val="single"/>
          <w:rtl/>
          <w:lang w:bidi="ar-EG"/>
        </w:rPr>
      </w:pPr>
      <w:r>
        <w:rPr>
          <w:rFonts w:ascii="Simplified Arabic" w:hAnsi="Simplified Arabic" w:cs="Simplified Arabic"/>
          <w:u w:val="single"/>
          <w:rtl/>
          <w:lang w:bidi="ar-EG"/>
        </w:rPr>
        <w:br w:type="page"/>
      </w:r>
    </w:p>
    <w:p w14:paraId="2F91A689" w14:textId="43B945E8" w:rsidR="00FA31F4" w:rsidRPr="000C470A" w:rsidRDefault="00FA31F4" w:rsidP="00B75581">
      <w:pPr>
        <w:tabs>
          <w:tab w:val="left" w:pos="5485"/>
        </w:tabs>
        <w:bidi/>
        <w:jc w:val="center"/>
        <w:rPr>
          <w:rFonts w:ascii="Simplified Arabic" w:hAnsi="Simplified Arabic" w:cs="Simplified Arabic"/>
          <w:noProof/>
          <w:lang w:bidi="ar-EG"/>
        </w:rPr>
      </w:pPr>
      <w:r w:rsidRPr="000C470A">
        <w:rPr>
          <w:rFonts w:ascii="Simplified Arabic" w:hAnsi="Simplified Arabic" w:cs="Simplified Arabic"/>
          <w:noProof/>
          <w:lang w:bidi="ar-EG"/>
        </w:rPr>
        <w:lastRenderedPageBreak/>
        <w:drawing>
          <wp:inline distT="0" distB="0" distL="0" distR="0" wp14:anchorId="6B1D79A3" wp14:editId="1BC73155">
            <wp:extent cx="3085956" cy="2703443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38" b="26084"/>
                    <a:stretch/>
                  </pic:blipFill>
                  <pic:spPr bwMode="auto">
                    <a:xfrm>
                      <a:off x="0" y="0"/>
                      <a:ext cx="3086100" cy="2703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12883" w14:textId="0776EC92" w:rsidR="000C470A" w:rsidRPr="0031464E" w:rsidRDefault="00FA31F4" w:rsidP="0031464E">
      <w:pPr>
        <w:bidi/>
        <w:rPr>
          <w:rFonts w:ascii="Simplified Arabic" w:hAnsi="Simplified Arabic" w:cs="Simplified Arabic"/>
          <w:b/>
          <w:bCs/>
          <w:u w:val="single"/>
          <w:rtl/>
          <w:lang w:bidi="ar-EG"/>
        </w:rPr>
      </w:pPr>
      <w:r w:rsidRPr="000C470A">
        <w:rPr>
          <w:rFonts w:ascii="Simplified Arabic" w:hAnsi="Simplified Arabic" w:cs="Simplified Arabic"/>
          <w:rtl/>
          <w:lang w:bidi="ar-EG"/>
        </w:rPr>
        <w:t xml:space="preserve">- </w:t>
      </w:r>
      <w:r w:rsidRPr="0031464E">
        <w:rPr>
          <w:rFonts w:ascii="Simplified Arabic" w:hAnsi="Simplified Arabic" w:cs="Simplified Arabic"/>
          <w:rtl/>
          <w:lang w:bidi="ar-EG"/>
        </w:rPr>
        <w:t xml:space="preserve">يجب أخذ بعين الاعتبار فحص رقم الهوية </w:t>
      </w:r>
      <w:r w:rsidR="000C470A" w:rsidRPr="0031464E">
        <w:rPr>
          <w:rFonts w:ascii="Simplified Arabic" w:hAnsi="Simplified Arabic" w:cs="Simplified Arabic"/>
          <w:rtl/>
          <w:lang w:bidi="ar-EG"/>
        </w:rPr>
        <w:t xml:space="preserve">وفقاً لخوارزمية الهوية </w:t>
      </w:r>
      <w:r w:rsidR="0031464E" w:rsidRPr="0031464E">
        <w:rPr>
          <w:rFonts w:ascii="Simplified Arabic" w:hAnsi="Simplified Arabic" w:cs="Simplified Arabic" w:hint="cs"/>
          <w:rtl/>
          <w:lang w:bidi="ar-EG"/>
        </w:rPr>
        <w:t>المعتمدة،</w:t>
      </w:r>
      <w:r w:rsidR="0031464E">
        <w:rPr>
          <w:rFonts w:ascii="Simplified Arabic" w:hAnsi="Simplified Arabic" w:cs="Simplified Arabic" w:hint="cs"/>
          <w:rtl/>
          <w:lang w:bidi="ar-EG"/>
        </w:rPr>
        <w:t xml:space="preserve"> ف</w:t>
      </w:r>
      <w:r w:rsidR="0031464E">
        <w:rPr>
          <w:rFonts w:ascii="Simplified Arabic" w:hAnsi="Simplified Arabic" w:cs="Simplified Arabic" w:hint="eastAsia"/>
          <w:rtl/>
          <w:lang w:bidi="ar-EG"/>
        </w:rPr>
        <w:t>ي</w:t>
      </w:r>
      <w:r w:rsidR="000C470A">
        <w:rPr>
          <w:rFonts w:ascii="Simplified Arabic" w:hAnsi="Simplified Arabic" w:cs="Simplified Arabic" w:hint="cs"/>
          <w:rtl/>
          <w:lang w:bidi="ar-EG"/>
        </w:rPr>
        <w:t xml:space="preserve"> حال كان رقم الهوية خطأ تظهر رسالة: رقم الهوية خطأ، يرجي إدخال رقم هوية صحيح</w:t>
      </w:r>
      <w:r w:rsidR="00E50C23">
        <w:rPr>
          <w:rFonts w:ascii="Simplified Arabic" w:hAnsi="Simplified Arabic" w:cs="Simplified Arabic" w:hint="cs"/>
          <w:rtl/>
          <w:lang w:bidi="ar-EG"/>
        </w:rPr>
        <w:t xml:space="preserve"> </w:t>
      </w:r>
      <w:r w:rsidR="000C470A" w:rsidRPr="000C470A">
        <w:rPr>
          <w:rFonts w:ascii="Simplified Arabic" w:hAnsi="Simplified Arabic" w:cs="Simplified Arabic" w:hint="cs"/>
          <w:b/>
          <w:bCs/>
          <w:color w:val="C00000"/>
          <w:u w:val="single"/>
          <w:rtl/>
          <w:lang w:bidi="ar-EG"/>
        </w:rPr>
        <w:t>وذلك كما في تطبيق الهاتف الموضح أدناه:</w:t>
      </w:r>
    </w:p>
    <w:p w14:paraId="7A28C5B3" w14:textId="77777777" w:rsidR="0031464E" w:rsidRDefault="0031464E" w:rsidP="0031464E">
      <w:pPr>
        <w:bidi/>
        <w:jc w:val="center"/>
        <w:rPr>
          <w:rFonts w:ascii="Simplified Arabic" w:hAnsi="Simplified Arabic" w:cs="Simplified Arabic"/>
          <w:lang w:bidi="ar-EG"/>
        </w:rPr>
      </w:pPr>
    </w:p>
    <w:p w14:paraId="66B60428" w14:textId="2437579C" w:rsidR="0031464E" w:rsidRDefault="000C470A" w:rsidP="0031464E">
      <w:pPr>
        <w:bidi/>
        <w:jc w:val="center"/>
        <w:rPr>
          <w:rFonts w:ascii="Simplified Arabic" w:hAnsi="Simplified Arabic" w:cs="Simplified Arabic"/>
          <w:lang w:bidi="ar-EG"/>
        </w:rPr>
      </w:pPr>
      <w:r>
        <w:rPr>
          <w:rFonts w:ascii="Simplified Arabic" w:hAnsi="Simplified Arabic" w:cs="Simplified Arabic"/>
          <w:noProof/>
          <w:rtl/>
          <w:lang w:val="ar-EG" w:bidi="ar-EG"/>
        </w:rPr>
        <w:drawing>
          <wp:inline distT="0" distB="0" distL="0" distR="0" wp14:anchorId="17CA92E3" wp14:editId="40F3887D">
            <wp:extent cx="2661013" cy="276446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92"/>
                    <a:stretch/>
                  </pic:blipFill>
                  <pic:spPr bwMode="auto">
                    <a:xfrm>
                      <a:off x="0" y="0"/>
                      <a:ext cx="2667081" cy="277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BC3CB" w14:textId="5AAC6F51" w:rsidR="000C470A" w:rsidRDefault="0031464E" w:rsidP="0031464E">
      <w:pPr>
        <w:bidi/>
        <w:rPr>
          <w:rFonts w:ascii="Simplified Arabic" w:hAnsi="Simplified Arabic" w:cs="Simplified Arabic"/>
          <w:rtl/>
          <w:lang w:bidi="ar-EG"/>
        </w:rPr>
      </w:pPr>
      <w:r>
        <w:rPr>
          <w:rFonts w:ascii="Simplified Arabic" w:hAnsi="Simplified Arabic" w:cs="Simplified Arabic"/>
          <w:lang w:bidi="ar-EG"/>
        </w:rPr>
        <w:lastRenderedPageBreak/>
        <w:t>-</w:t>
      </w:r>
      <w:r w:rsidR="007B1554">
        <w:rPr>
          <w:rFonts w:ascii="Simplified Arabic" w:hAnsi="Simplified Arabic" w:cs="Simplified Arabic" w:hint="cs"/>
          <w:rtl/>
          <w:lang w:bidi="ar-EG"/>
        </w:rPr>
        <w:t xml:space="preserve">يوجد خلل عند اختيار خاصية البحث برقم النموذج بحيث يظهر خانتين كما هو موضح أدناه: </w:t>
      </w:r>
    </w:p>
    <w:p w14:paraId="3172D08A" w14:textId="70548C8C" w:rsidR="007B1554" w:rsidRDefault="007B1554" w:rsidP="00B75581">
      <w:pPr>
        <w:bidi/>
        <w:jc w:val="center"/>
        <w:rPr>
          <w:rFonts w:ascii="Simplified Arabic" w:hAnsi="Simplified Arabic" w:cs="Simplified Arabic"/>
          <w:rtl/>
          <w:lang w:bidi="ar-EG"/>
        </w:rPr>
      </w:pPr>
      <w:r>
        <w:rPr>
          <w:noProof/>
        </w:rPr>
        <w:drawing>
          <wp:inline distT="0" distB="0" distL="0" distR="0" wp14:anchorId="76A0D3E9" wp14:editId="456E1C03">
            <wp:extent cx="2915223" cy="21367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3054" cy="214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AE07" w14:textId="2C0DCD9F" w:rsidR="007B1554" w:rsidRDefault="00033796" w:rsidP="00B75581">
      <w:pPr>
        <w:bidi/>
        <w:rPr>
          <w:rFonts w:ascii="Simplified Arabic" w:hAnsi="Simplified Arabic" w:cs="Simplified Arabic"/>
          <w:rtl/>
          <w:lang w:bidi="ar-EG"/>
        </w:rPr>
      </w:pPr>
      <w:r w:rsidRPr="000C470A">
        <w:rPr>
          <w:rFonts w:ascii="Simplified Arabic" w:hAnsi="Simplified Arabic" w:cs="Simplified Arab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962A6D" wp14:editId="1591A7CD">
                <wp:simplePos x="0" y="0"/>
                <wp:positionH relativeFrom="margin">
                  <wp:posOffset>3600450</wp:posOffset>
                </wp:positionH>
                <wp:positionV relativeFrom="paragraph">
                  <wp:posOffset>3219450</wp:posOffset>
                </wp:positionV>
                <wp:extent cx="957580" cy="296545"/>
                <wp:effectExtent l="0" t="0" r="33020" b="255905"/>
                <wp:wrapNone/>
                <wp:docPr id="27" name="Callout: Lin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80" cy="296545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171589"/>
                            <a:gd name="adj4" fmla="val 60431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1836C" w14:textId="49C8163B" w:rsidR="00143FF9" w:rsidRDefault="00143FF9" w:rsidP="00033796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رقم التواصل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2A6D" id="Callout: Line 27" o:spid="_x0000_s1034" type="#_x0000_t47" style="position:absolute;left:0;text-align:left;margin-left:283.5pt;margin-top:253.5pt;width:75.4pt;height:23.3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" adj="13053,37063,21877,10221" fillcolor="#e2efd9 [665]" strokecolor="#ed7d31 [3205]" strokeweight="1pt">
                <v:textbox>
                  <w:txbxContent>
                    <w:p w14:paraId="3541836C" w14:textId="49C8163B" w:rsidR="00143FF9" w:rsidRDefault="00143FF9" w:rsidP="00033796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رقم التواصل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0C470A">
        <w:rPr>
          <w:rFonts w:ascii="Simplified Arabic" w:hAnsi="Simplified Arabic" w:cs="Simplified Arabic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61F5AD" wp14:editId="0B1157DE">
                <wp:simplePos x="0" y="0"/>
                <wp:positionH relativeFrom="margin">
                  <wp:posOffset>6534150</wp:posOffset>
                </wp:positionH>
                <wp:positionV relativeFrom="paragraph">
                  <wp:posOffset>2924175</wp:posOffset>
                </wp:positionV>
                <wp:extent cx="957580" cy="296545"/>
                <wp:effectExtent l="0" t="0" r="33020" b="694055"/>
                <wp:wrapNone/>
                <wp:docPr id="26" name="Callout: Lin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80" cy="296545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316128"/>
                            <a:gd name="adj4" fmla="val 53469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EB4AB" w14:textId="7EFC6561" w:rsidR="00143FF9" w:rsidRDefault="00143FF9" w:rsidP="00033796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إزاحتها لليمين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1F5AD" id="Callout: Line 26" o:spid="_x0000_s1035" type="#_x0000_t47" style="position:absolute;left:0;text-align:left;margin-left:514.5pt;margin-top:230.25pt;width:75.4pt;height:23.3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" adj="11549,68284,21877,10221" fillcolor="#e2efd9 [665]" strokecolor="#ed7d31 [3205]" strokeweight="1pt">
                <v:textbox>
                  <w:txbxContent>
                    <w:p w14:paraId="408EB4AB" w14:textId="7EFC6561" w:rsidR="00143FF9" w:rsidRDefault="00143FF9" w:rsidP="00033796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إزاحتها لليمين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7B1554">
        <w:rPr>
          <w:noProof/>
        </w:rPr>
        <w:drawing>
          <wp:inline distT="0" distB="0" distL="0" distR="0" wp14:anchorId="30ACE333" wp14:editId="3370E2A6">
            <wp:extent cx="8229600" cy="4626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511" w14:textId="3956B6F5" w:rsidR="007B1554" w:rsidRDefault="007B1554" w:rsidP="00B75581">
      <w:pPr>
        <w:bidi/>
        <w:rPr>
          <w:rFonts w:ascii="Simplified Arabic" w:hAnsi="Simplified Arabic" w:cs="Simplified Arabic"/>
          <w:rtl/>
          <w:lang w:bidi="ar-EG"/>
        </w:rPr>
      </w:pPr>
    </w:p>
    <w:p w14:paraId="31BC08ED" w14:textId="0FDF141B" w:rsidR="0031464E" w:rsidRDefault="00E16E56" w:rsidP="00B75581">
      <w:pPr>
        <w:bidi/>
        <w:rPr>
          <w:rFonts w:ascii="Simplified Arabic" w:hAnsi="Simplified Arabic" w:cs="Simplified Arabic"/>
          <w:b/>
          <w:bCs/>
          <w:highlight w:val="yellow"/>
          <w:u w:val="single"/>
          <w:rtl/>
          <w:lang w:bidi="ar-EG"/>
        </w:rPr>
      </w:pPr>
      <w:r w:rsidRPr="0080143D">
        <w:rPr>
          <w:rFonts w:ascii="Simplified Arabic" w:hAnsi="Simplified Arabic" w:cs="Simplified Arabic" w:hint="cs"/>
          <w:b/>
          <w:bCs/>
          <w:highlight w:val="yellow"/>
          <w:u w:val="single"/>
          <w:rtl/>
          <w:lang w:bidi="ar-EG"/>
        </w:rPr>
        <w:t>يرجي اعتماد الشكل الموضح أدناه مع مراعاة تصميم الواجهة:</w:t>
      </w:r>
    </w:p>
    <w:p w14:paraId="7B273AAD" w14:textId="77777777" w:rsidR="0031464E" w:rsidRDefault="0031464E">
      <w:pPr>
        <w:rPr>
          <w:rFonts w:ascii="Simplified Arabic" w:hAnsi="Simplified Arabic" w:cs="Simplified Arabic"/>
          <w:b/>
          <w:bCs/>
          <w:highlight w:val="yellow"/>
          <w:u w:val="single"/>
          <w:rtl/>
          <w:lang w:bidi="ar-EG"/>
        </w:rPr>
      </w:pPr>
      <w:r>
        <w:rPr>
          <w:rFonts w:ascii="Simplified Arabic" w:hAnsi="Simplified Arabic" w:cs="Simplified Arabic"/>
          <w:b/>
          <w:bCs/>
          <w:highlight w:val="yellow"/>
          <w:u w:val="single"/>
          <w:rtl/>
          <w:lang w:bidi="ar-EG"/>
        </w:rPr>
        <w:br w:type="page"/>
      </w:r>
    </w:p>
    <w:p w14:paraId="5D39A0DF" w14:textId="77777777" w:rsidR="00E16E56" w:rsidRPr="00E16E56" w:rsidRDefault="00E16E56" w:rsidP="00B75581">
      <w:pPr>
        <w:bidi/>
        <w:rPr>
          <w:rFonts w:ascii="Simplified Arabic" w:hAnsi="Simplified Arabic" w:cs="Simplified Arabic"/>
          <w:b/>
          <w:bCs/>
          <w:u w:val="single"/>
          <w:rtl/>
          <w:lang w:bidi="ar-EG"/>
        </w:rPr>
      </w:pPr>
    </w:p>
    <w:p w14:paraId="22B681BF" w14:textId="5C17E0F2" w:rsidR="007B1554" w:rsidRDefault="003A6D7A" w:rsidP="00B75581">
      <w:pPr>
        <w:bidi/>
        <w:jc w:val="center"/>
        <w:rPr>
          <w:rFonts w:ascii="Simplified Arabic" w:hAnsi="Simplified Arabic" w:cs="Simplified Arabic"/>
          <w:b/>
          <w:bCs/>
          <w:color w:val="C00000"/>
          <w:u w:val="single"/>
          <w:rtl/>
          <w:lang w:bidi="ar-EG"/>
        </w:rPr>
      </w:pPr>
      <w:r w:rsidRPr="003A6D7A">
        <w:rPr>
          <w:rFonts w:ascii="Simplified Arabic" w:hAnsi="Simplified Arabic" w:cs="Simplified Arabic" w:hint="cs"/>
          <w:b/>
          <w:bCs/>
          <w:color w:val="C00000"/>
          <w:u w:val="single"/>
          <w:rtl/>
          <w:lang w:bidi="ar-EG"/>
        </w:rPr>
        <w:t>نتائج البحث</w:t>
      </w:r>
    </w:p>
    <w:p w14:paraId="0A178B6A" w14:textId="73E0C6BD" w:rsidR="007B1554" w:rsidRPr="0031464E" w:rsidRDefault="0031464E" w:rsidP="0031464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عزيزي المواطن </w:t>
      </w:r>
      <w:r w:rsidR="003A6D7A" w:rsidRPr="003A6D7A">
        <w:rPr>
          <w:rFonts w:hint="cs"/>
          <w:rtl/>
          <w:lang w:bidi="ar-EG"/>
        </w:rPr>
        <w:t xml:space="preserve">يمكنك هنا </w:t>
      </w:r>
      <w:r w:rsidR="000A7349">
        <w:rPr>
          <w:rFonts w:hint="cs"/>
          <w:rtl/>
        </w:rPr>
        <w:t>الاطلاع على</w:t>
      </w:r>
      <w:r w:rsidR="003A6D7A" w:rsidRPr="003A6D7A">
        <w:rPr>
          <w:rFonts w:hint="cs"/>
          <w:rtl/>
          <w:lang w:bidi="ar-EG"/>
        </w:rPr>
        <w:t xml:space="preserve"> الاقتراحات والشكاوى التي تقدمت بها ل</w:t>
      </w:r>
      <w:r w:rsidR="000A7349">
        <w:rPr>
          <w:rFonts w:hint="cs"/>
          <w:rtl/>
          <w:lang w:bidi="ar-EG"/>
        </w:rPr>
        <w:t>لمركز</w:t>
      </w:r>
    </w:p>
    <w:p w14:paraId="17637EDB" w14:textId="77777777" w:rsidR="007B1554" w:rsidRPr="001A3E44" w:rsidRDefault="007B1554" w:rsidP="00B75581">
      <w:pPr>
        <w:shd w:val="clear" w:color="auto" w:fill="C00000"/>
        <w:tabs>
          <w:tab w:val="right" w:pos="233"/>
        </w:tabs>
        <w:bidi/>
        <w:spacing w:after="0" w:line="240" w:lineRule="auto"/>
        <w:rPr>
          <w:rFonts w:ascii="Simplified Arabic" w:hAnsi="Simplified Arabic" w:cs="Simplified Arabic"/>
          <w:b/>
          <w:bCs/>
          <w:rtl/>
        </w:rPr>
      </w:pPr>
      <w:r w:rsidRPr="001A3E44">
        <w:rPr>
          <w:rFonts w:ascii="Simplified Arabic" w:hAnsi="Simplified Arabic" w:cs="Simplified Arabic" w:hint="cs"/>
          <w:b/>
          <w:bCs/>
          <w:rtl/>
        </w:rPr>
        <w:t>المعلومات الأساسية:</w:t>
      </w:r>
    </w:p>
    <w:p w14:paraId="5F0654EC" w14:textId="77777777" w:rsidR="007B1554" w:rsidRPr="000742AD" w:rsidRDefault="007B1554" w:rsidP="00B75581">
      <w:pPr>
        <w:tabs>
          <w:tab w:val="right" w:pos="233"/>
          <w:tab w:val="right" w:pos="3260"/>
        </w:tabs>
        <w:bidi/>
        <w:spacing w:after="0" w:line="240" w:lineRule="auto"/>
        <w:rPr>
          <w:rFonts w:ascii="Simplified Arabic" w:hAnsi="Simplified Arabic" w:cs="Simplified Arabic"/>
          <w:b/>
          <w:bCs/>
          <w:sz w:val="4"/>
          <w:szCs w:val="4"/>
          <w:rtl/>
        </w:rPr>
      </w:pPr>
    </w:p>
    <w:tbl>
      <w:tblPr>
        <w:tblStyle w:val="TableGrid"/>
        <w:bidiVisual/>
        <w:tblW w:w="4968" w:type="pct"/>
        <w:tblInd w:w="82" w:type="dxa"/>
        <w:tblLook w:val="04A0" w:firstRow="1" w:lastRow="0" w:firstColumn="1" w:lastColumn="0" w:noHBand="0" w:noVBand="1"/>
      </w:tblPr>
      <w:tblGrid>
        <w:gridCol w:w="1594"/>
        <w:gridCol w:w="4444"/>
        <w:gridCol w:w="1891"/>
        <w:gridCol w:w="4938"/>
      </w:tblGrid>
      <w:tr w:rsidR="000A7349" w14:paraId="6C0B390D" w14:textId="77777777" w:rsidTr="000A7349">
        <w:tc>
          <w:tcPr>
            <w:tcW w:w="619" w:type="pct"/>
            <w:shd w:val="clear" w:color="auto" w:fill="C00000"/>
          </w:tcPr>
          <w:p w14:paraId="38AF0045" w14:textId="7C7A26C4" w:rsidR="000A7349" w:rsidRDefault="000A7349" w:rsidP="000A7349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 w:rsidRPr="000742AD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الاسم رباعي:</w:t>
            </w:r>
          </w:p>
        </w:tc>
        <w:tc>
          <w:tcPr>
            <w:tcW w:w="1727" w:type="pct"/>
          </w:tcPr>
          <w:p w14:paraId="2CAA3434" w14:textId="0081FD24" w:rsidR="000A7349" w:rsidRDefault="000A7349" w:rsidP="000A7349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........................</w:t>
            </w:r>
          </w:p>
        </w:tc>
        <w:tc>
          <w:tcPr>
            <w:tcW w:w="735" w:type="pct"/>
            <w:shd w:val="clear" w:color="auto" w:fill="C00000"/>
          </w:tcPr>
          <w:p w14:paraId="18A18044" w14:textId="2B2A778B" w:rsidR="000A7349" w:rsidRPr="00731F5E" w:rsidRDefault="000A7349" w:rsidP="000A7349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 w:rsidRPr="000742AD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رقم الهوية:</w:t>
            </w:r>
          </w:p>
        </w:tc>
        <w:tc>
          <w:tcPr>
            <w:tcW w:w="1919" w:type="pct"/>
          </w:tcPr>
          <w:p w14:paraId="06C26E39" w14:textId="588AE081" w:rsidR="000A7349" w:rsidRDefault="000A7349" w:rsidP="000A7349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........................</w:t>
            </w:r>
          </w:p>
        </w:tc>
      </w:tr>
      <w:tr w:rsidR="000A7349" w14:paraId="02E6DBA8" w14:textId="54279FA0" w:rsidTr="000A7349">
        <w:tc>
          <w:tcPr>
            <w:tcW w:w="619" w:type="pct"/>
            <w:shd w:val="clear" w:color="auto" w:fill="C00000"/>
          </w:tcPr>
          <w:p w14:paraId="16E93237" w14:textId="3D12A825" w:rsidR="000A7349" w:rsidRPr="000742AD" w:rsidRDefault="000A7349" w:rsidP="000A7349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المحافظة:</w:t>
            </w:r>
          </w:p>
        </w:tc>
        <w:tc>
          <w:tcPr>
            <w:tcW w:w="1727" w:type="pct"/>
          </w:tcPr>
          <w:p w14:paraId="0B381E16" w14:textId="6972345F" w:rsidR="000A7349" w:rsidRDefault="000A7349" w:rsidP="000A7349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........................</w:t>
            </w:r>
          </w:p>
        </w:tc>
        <w:tc>
          <w:tcPr>
            <w:tcW w:w="735" w:type="pct"/>
            <w:shd w:val="clear" w:color="auto" w:fill="C00000"/>
          </w:tcPr>
          <w:p w14:paraId="62AEB2FD" w14:textId="6C5271AC" w:rsidR="000A7349" w:rsidRPr="00731F5E" w:rsidRDefault="000A7349" w:rsidP="000A7349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 w:rsidRPr="00731F5E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المنطقة</w:t>
            </w:r>
          </w:p>
        </w:tc>
        <w:tc>
          <w:tcPr>
            <w:tcW w:w="1919" w:type="pct"/>
          </w:tcPr>
          <w:p w14:paraId="0F239A6A" w14:textId="725C1897" w:rsidR="000A7349" w:rsidRDefault="000A7349" w:rsidP="000A7349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......................................</w:t>
            </w:r>
          </w:p>
        </w:tc>
      </w:tr>
      <w:tr w:rsidR="000A7349" w14:paraId="4F36BED3" w14:textId="77777777" w:rsidTr="0031464E">
        <w:tc>
          <w:tcPr>
            <w:tcW w:w="619" w:type="pct"/>
            <w:shd w:val="clear" w:color="auto" w:fill="C00000"/>
          </w:tcPr>
          <w:p w14:paraId="403145FE" w14:textId="77777777" w:rsidR="000A7349" w:rsidRPr="000742AD" w:rsidRDefault="000A7349" w:rsidP="000A7349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 w:rsidRPr="000742AD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العنوان:</w:t>
            </w:r>
          </w:p>
        </w:tc>
        <w:tc>
          <w:tcPr>
            <w:tcW w:w="4381" w:type="pct"/>
            <w:gridSpan w:val="3"/>
          </w:tcPr>
          <w:p w14:paraId="3D570A66" w14:textId="77777777" w:rsidR="000A7349" w:rsidRDefault="000A7349" w:rsidP="000A7349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.........................................................................................................</w:t>
            </w:r>
          </w:p>
        </w:tc>
      </w:tr>
      <w:tr w:rsidR="000A7349" w14:paraId="7F65B5E1" w14:textId="77777777" w:rsidTr="000A7349">
        <w:tc>
          <w:tcPr>
            <w:tcW w:w="619" w:type="pct"/>
            <w:shd w:val="clear" w:color="auto" w:fill="C00000"/>
          </w:tcPr>
          <w:p w14:paraId="02438158" w14:textId="77777777" w:rsidR="000A7349" w:rsidRPr="000742AD" w:rsidRDefault="000A7349" w:rsidP="000A7349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 w:rsidRPr="000742AD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رقم تواصل (1):</w:t>
            </w:r>
          </w:p>
        </w:tc>
        <w:tc>
          <w:tcPr>
            <w:tcW w:w="1727" w:type="pct"/>
          </w:tcPr>
          <w:p w14:paraId="72C5B487" w14:textId="77777777" w:rsidR="000A7349" w:rsidRDefault="000A7349" w:rsidP="000A7349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........................</w:t>
            </w:r>
          </w:p>
        </w:tc>
        <w:tc>
          <w:tcPr>
            <w:tcW w:w="735" w:type="pct"/>
            <w:shd w:val="clear" w:color="auto" w:fill="C00000"/>
          </w:tcPr>
          <w:p w14:paraId="25AB9BA7" w14:textId="77777777" w:rsidR="000A7349" w:rsidRPr="000742AD" w:rsidRDefault="000A7349" w:rsidP="000A7349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FFFFFF" w:themeColor="background1"/>
                <w:rtl/>
              </w:rPr>
            </w:pPr>
            <w:r w:rsidRPr="000742AD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رقم تواصل (2):</w:t>
            </w:r>
          </w:p>
        </w:tc>
        <w:tc>
          <w:tcPr>
            <w:tcW w:w="1919" w:type="pct"/>
          </w:tcPr>
          <w:p w14:paraId="437F22C5" w14:textId="0A4E9517" w:rsidR="000A7349" w:rsidRDefault="000A7349" w:rsidP="000A7349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......................................</w:t>
            </w:r>
          </w:p>
        </w:tc>
      </w:tr>
    </w:tbl>
    <w:p w14:paraId="67BB4405" w14:textId="77777777" w:rsidR="007B1554" w:rsidRPr="000742AD" w:rsidRDefault="007B1554" w:rsidP="00B75581">
      <w:pPr>
        <w:pStyle w:val="ListParagraph"/>
        <w:bidi/>
        <w:spacing w:after="0" w:line="240" w:lineRule="auto"/>
        <w:ind w:left="0"/>
        <w:jc w:val="both"/>
        <w:rPr>
          <w:rFonts w:ascii="Simplified Arabic" w:hAnsi="Simplified Arabic" w:cs="Simplified Arabic"/>
          <w:color w:val="000000" w:themeColor="text1"/>
          <w:sz w:val="4"/>
          <w:szCs w:val="4"/>
          <w:rtl/>
        </w:rPr>
      </w:pPr>
    </w:p>
    <w:p w14:paraId="162D6BC8" w14:textId="77777777" w:rsidR="007B1554" w:rsidRPr="001A3E44" w:rsidRDefault="007B1554" w:rsidP="00B75581">
      <w:pPr>
        <w:shd w:val="clear" w:color="auto" w:fill="C00000"/>
        <w:tabs>
          <w:tab w:val="right" w:pos="233"/>
        </w:tabs>
        <w:bidi/>
        <w:spacing w:after="0" w:line="240" w:lineRule="auto"/>
        <w:rPr>
          <w:rFonts w:ascii="Simplified Arabic" w:hAnsi="Simplified Arabic" w:cs="Simplified Arabic"/>
          <w:b/>
          <w:bCs/>
          <w:rtl/>
        </w:rPr>
      </w:pPr>
      <w:r>
        <w:rPr>
          <w:rFonts w:ascii="Simplified Arabic" w:hAnsi="Simplified Arabic" w:cs="Simplified Arabic" w:hint="cs"/>
          <w:b/>
          <w:bCs/>
          <w:rtl/>
        </w:rPr>
        <w:t xml:space="preserve"> </w:t>
      </w:r>
      <w:r w:rsidRPr="001A3E44">
        <w:rPr>
          <w:rFonts w:ascii="Simplified Arabic" w:hAnsi="Simplified Arabic" w:cs="Simplified Arabic" w:hint="cs"/>
          <w:b/>
          <w:bCs/>
          <w:rtl/>
        </w:rPr>
        <w:t>طبيعة الاقتراحات</w:t>
      </w:r>
      <w:r>
        <w:rPr>
          <w:rFonts w:ascii="Simplified Arabic" w:hAnsi="Simplified Arabic" w:cs="Simplified Arabic" w:hint="cs"/>
          <w:b/>
          <w:bCs/>
          <w:rtl/>
        </w:rPr>
        <w:t xml:space="preserve">/ </w:t>
      </w:r>
      <w:r w:rsidRPr="001A3E44">
        <w:rPr>
          <w:rFonts w:ascii="Simplified Arabic" w:hAnsi="Simplified Arabic" w:cs="Simplified Arabic" w:hint="cs"/>
          <w:b/>
          <w:bCs/>
          <w:rtl/>
        </w:rPr>
        <w:t>الشكاوى المسجلة على النظام:</w:t>
      </w:r>
    </w:p>
    <w:p w14:paraId="678C83B6" w14:textId="3A1EF12E" w:rsidR="007B1554" w:rsidRPr="000742AD" w:rsidRDefault="007B1554" w:rsidP="00B75581">
      <w:pPr>
        <w:pStyle w:val="ListParagraph"/>
        <w:bidi/>
        <w:spacing w:after="0" w:line="240" w:lineRule="auto"/>
        <w:ind w:left="0"/>
        <w:jc w:val="both"/>
        <w:rPr>
          <w:rFonts w:ascii="Simplified Arabic" w:hAnsi="Simplified Arabic" w:cs="Simplified Arabic"/>
          <w:color w:val="000000" w:themeColor="text1"/>
          <w:sz w:val="4"/>
          <w:szCs w:val="4"/>
        </w:rPr>
      </w:pPr>
    </w:p>
    <w:tbl>
      <w:tblPr>
        <w:tblStyle w:val="TableGrid"/>
        <w:bidiVisual/>
        <w:tblW w:w="5000" w:type="pct"/>
        <w:tblLook w:val="04A0" w:firstRow="1" w:lastRow="0" w:firstColumn="1" w:lastColumn="0" w:noHBand="0" w:noVBand="1"/>
      </w:tblPr>
      <w:tblGrid>
        <w:gridCol w:w="364"/>
        <w:gridCol w:w="1439"/>
        <w:gridCol w:w="1816"/>
        <w:gridCol w:w="1816"/>
        <w:gridCol w:w="2088"/>
        <w:gridCol w:w="2088"/>
        <w:gridCol w:w="1808"/>
        <w:gridCol w:w="1531"/>
      </w:tblGrid>
      <w:tr w:rsidR="000A7349" w14:paraId="33B816D3" w14:textId="77777777" w:rsidTr="000A7349">
        <w:tc>
          <w:tcPr>
            <w:tcW w:w="141" w:type="pct"/>
            <w:shd w:val="clear" w:color="auto" w:fill="C00000"/>
          </w:tcPr>
          <w:p w14:paraId="14A5D5D4" w14:textId="77777777" w:rsidR="000A7349" w:rsidRPr="000742AD" w:rsidRDefault="000A7349" w:rsidP="00B75581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  <w:lang w:bidi="ar-EG"/>
              </w:rPr>
            </w:pPr>
            <w:r w:rsidRPr="000742AD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  <w:lang w:bidi="ar-EG"/>
              </w:rPr>
              <w:t>#</w:t>
            </w:r>
          </w:p>
        </w:tc>
        <w:tc>
          <w:tcPr>
            <w:tcW w:w="556" w:type="pct"/>
            <w:shd w:val="clear" w:color="auto" w:fill="C00000"/>
          </w:tcPr>
          <w:p w14:paraId="3908F165" w14:textId="77777777" w:rsidR="000A7349" w:rsidRPr="000742AD" w:rsidRDefault="000A7349" w:rsidP="00B75581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  <w:lang w:bidi="ar-EG"/>
              </w:rPr>
            </w:pPr>
            <w:r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  <w:lang w:bidi="ar-EG"/>
              </w:rPr>
              <w:t>الرقم المرجعي</w:t>
            </w:r>
          </w:p>
        </w:tc>
        <w:tc>
          <w:tcPr>
            <w:tcW w:w="701" w:type="pct"/>
            <w:shd w:val="clear" w:color="auto" w:fill="C00000"/>
          </w:tcPr>
          <w:p w14:paraId="75ACC966" w14:textId="6C528D47" w:rsidR="000A7349" w:rsidRDefault="000A7349" w:rsidP="00B75581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 w:rsidRPr="000742AD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فئة مقدم الاقتراح/الشكوى:</w:t>
            </w:r>
          </w:p>
        </w:tc>
        <w:tc>
          <w:tcPr>
            <w:tcW w:w="701" w:type="pct"/>
            <w:shd w:val="clear" w:color="auto" w:fill="C00000"/>
          </w:tcPr>
          <w:p w14:paraId="27217F31" w14:textId="4987B162" w:rsidR="000A7349" w:rsidRDefault="000A7349" w:rsidP="00B75581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اسم المشروع</w:t>
            </w:r>
          </w:p>
        </w:tc>
        <w:tc>
          <w:tcPr>
            <w:tcW w:w="806" w:type="pct"/>
            <w:shd w:val="clear" w:color="auto" w:fill="C00000"/>
          </w:tcPr>
          <w:p w14:paraId="4B1949ED" w14:textId="77777777" w:rsidR="000A7349" w:rsidRDefault="000A7349" w:rsidP="00B75581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  <w:lang w:bidi="ar-EG"/>
              </w:rPr>
              <w:t>النوع</w:t>
            </w:r>
          </w:p>
        </w:tc>
        <w:tc>
          <w:tcPr>
            <w:tcW w:w="806" w:type="pct"/>
            <w:shd w:val="clear" w:color="auto" w:fill="C00000"/>
          </w:tcPr>
          <w:p w14:paraId="2435DBBF" w14:textId="77777777" w:rsidR="000A7349" w:rsidRPr="000742AD" w:rsidRDefault="000A7349" w:rsidP="00B75581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الفئة</w:t>
            </w:r>
          </w:p>
        </w:tc>
        <w:tc>
          <w:tcPr>
            <w:tcW w:w="698" w:type="pct"/>
            <w:shd w:val="clear" w:color="auto" w:fill="C00000"/>
          </w:tcPr>
          <w:p w14:paraId="413BEF46" w14:textId="205EFBAB" w:rsidR="000A7349" w:rsidRPr="000742AD" w:rsidRDefault="000A7349" w:rsidP="00B75581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حالة الرد</w:t>
            </w:r>
          </w:p>
        </w:tc>
        <w:tc>
          <w:tcPr>
            <w:tcW w:w="591" w:type="pct"/>
            <w:shd w:val="clear" w:color="auto" w:fill="C00000"/>
          </w:tcPr>
          <w:p w14:paraId="335735CF" w14:textId="77777777" w:rsidR="000A7349" w:rsidRPr="000742AD" w:rsidRDefault="000A7349" w:rsidP="00B75581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 w:rsidRPr="000742AD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معاينة</w:t>
            </w:r>
          </w:p>
        </w:tc>
      </w:tr>
      <w:tr w:rsidR="000A7349" w14:paraId="7EA41926" w14:textId="77777777" w:rsidTr="000A7349">
        <w:trPr>
          <w:trHeight w:val="584"/>
        </w:trPr>
        <w:tc>
          <w:tcPr>
            <w:tcW w:w="141" w:type="pct"/>
            <w:shd w:val="clear" w:color="auto" w:fill="C00000"/>
            <w:vAlign w:val="center"/>
          </w:tcPr>
          <w:p w14:paraId="38506136" w14:textId="77777777" w:rsidR="000A7349" w:rsidRPr="000742AD" w:rsidRDefault="000A7349" w:rsidP="000A7349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rFonts w:ascii="Simplified Arabic" w:hAnsi="Simplified Arabic" w:cs="Simplified Arabic"/>
                <w:color w:val="FFFFFF" w:themeColor="background1"/>
                <w:rtl/>
              </w:rPr>
            </w:pPr>
          </w:p>
        </w:tc>
        <w:tc>
          <w:tcPr>
            <w:tcW w:w="556" w:type="pct"/>
            <w:vAlign w:val="center"/>
          </w:tcPr>
          <w:p w14:paraId="7EAE362C" w14:textId="77777777" w:rsidR="000A7349" w:rsidRDefault="000A7349" w:rsidP="000A7349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color w:val="000000" w:themeColor="text1"/>
              </w:rPr>
            </w:pPr>
            <w:r>
              <w:rPr>
                <w:rFonts w:ascii="Simplified Arabic" w:hAnsi="Simplified Arabic" w:cs="Simplified Arabic"/>
                <w:color w:val="000000" w:themeColor="text1"/>
              </w:rPr>
              <w:t>XX</w:t>
            </w:r>
          </w:p>
        </w:tc>
        <w:tc>
          <w:tcPr>
            <w:tcW w:w="701" w:type="pct"/>
            <w:vAlign w:val="center"/>
          </w:tcPr>
          <w:p w14:paraId="144D5FA0" w14:textId="015B6742" w:rsidR="000A7349" w:rsidRDefault="000A7349" w:rsidP="000A7349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color w:val="000000" w:themeColor="text1"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مستفيد أو غير مستفيد</w:t>
            </w:r>
          </w:p>
        </w:tc>
        <w:tc>
          <w:tcPr>
            <w:tcW w:w="701" w:type="pct"/>
            <w:vAlign w:val="center"/>
          </w:tcPr>
          <w:p w14:paraId="7C6122DA" w14:textId="00B7553B" w:rsidR="000A7349" w:rsidRDefault="000A7349" w:rsidP="000A7349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/>
                <w:color w:val="000000" w:themeColor="text1"/>
              </w:rPr>
              <w:t>XX</w:t>
            </w:r>
          </w:p>
        </w:tc>
        <w:tc>
          <w:tcPr>
            <w:tcW w:w="806" w:type="pct"/>
            <w:vAlign w:val="center"/>
          </w:tcPr>
          <w:p w14:paraId="3583028D" w14:textId="77777777" w:rsidR="000A7349" w:rsidRDefault="000A7349" w:rsidP="000A7349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اقتراح أو شكوى</w:t>
            </w:r>
          </w:p>
        </w:tc>
        <w:tc>
          <w:tcPr>
            <w:tcW w:w="806" w:type="pct"/>
            <w:vAlign w:val="center"/>
          </w:tcPr>
          <w:p w14:paraId="7E05B0B6" w14:textId="77777777" w:rsidR="000A7349" w:rsidRDefault="000A7349" w:rsidP="000A7349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الفئات المتفق عليها ضمن الدليل</w:t>
            </w:r>
          </w:p>
        </w:tc>
        <w:tc>
          <w:tcPr>
            <w:tcW w:w="698" w:type="pct"/>
            <w:vAlign w:val="center"/>
          </w:tcPr>
          <w:p w14:paraId="3B593FFC" w14:textId="77777777" w:rsidR="000A7349" w:rsidRDefault="000A7349" w:rsidP="000A7349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قيد الدراسة أو تم الرد</w:t>
            </w:r>
          </w:p>
        </w:tc>
        <w:tc>
          <w:tcPr>
            <w:tcW w:w="591" w:type="pct"/>
            <w:vAlign w:val="center"/>
          </w:tcPr>
          <w:p w14:paraId="69F888C7" w14:textId="5E0E2C87" w:rsidR="000A7349" w:rsidRDefault="000A7349" w:rsidP="000A7349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noProof/>
              </w:rPr>
              <w:drawing>
                <wp:inline distT="0" distB="0" distL="0" distR="0" wp14:anchorId="60CF1C45" wp14:editId="047C6C1F">
                  <wp:extent cx="476250" cy="2476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349" w14:paraId="4C761CB1" w14:textId="77777777" w:rsidTr="000A7349">
        <w:tc>
          <w:tcPr>
            <w:tcW w:w="141" w:type="pct"/>
            <w:shd w:val="clear" w:color="auto" w:fill="C00000"/>
          </w:tcPr>
          <w:p w14:paraId="7865C55B" w14:textId="77777777" w:rsidR="000A7349" w:rsidRPr="000742AD" w:rsidRDefault="000A7349" w:rsidP="000A7349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rFonts w:ascii="Simplified Arabic" w:hAnsi="Simplified Arabic" w:cs="Simplified Arabic"/>
                <w:color w:val="FFFFFF" w:themeColor="background1"/>
                <w:rtl/>
              </w:rPr>
            </w:pPr>
          </w:p>
        </w:tc>
        <w:tc>
          <w:tcPr>
            <w:tcW w:w="556" w:type="pct"/>
          </w:tcPr>
          <w:p w14:paraId="73512C51" w14:textId="77777777" w:rsidR="000A7349" w:rsidRPr="007005CC" w:rsidRDefault="000A7349" w:rsidP="000A7349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 w:rsidRPr="006A7B60">
              <w:rPr>
                <w:rFonts w:ascii="Simplified Arabic" w:hAnsi="Simplified Arabic" w:cs="Simplified Arabic" w:hint="cs"/>
                <w:color w:val="000000" w:themeColor="text1"/>
                <w:rtl/>
              </w:rPr>
              <w:t>:</w:t>
            </w:r>
          </w:p>
        </w:tc>
        <w:tc>
          <w:tcPr>
            <w:tcW w:w="701" w:type="pct"/>
          </w:tcPr>
          <w:p w14:paraId="5A04813F" w14:textId="521701FE" w:rsidR="000A7349" w:rsidRPr="006A7B60" w:rsidRDefault="000A7349" w:rsidP="000A7349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:</w:t>
            </w:r>
          </w:p>
        </w:tc>
        <w:tc>
          <w:tcPr>
            <w:tcW w:w="701" w:type="pct"/>
          </w:tcPr>
          <w:p w14:paraId="0C1E0DCC" w14:textId="775A3086" w:rsidR="000A7349" w:rsidRPr="007005CC" w:rsidRDefault="000A7349" w:rsidP="000A7349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 w:rsidRPr="006A7B60">
              <w:rPr>
                <w:rFonts w:ascii="Simplified Arabic" w:hAnsi="Simplified Arabic" w:cs="Simplified Arabic" w:hint="cs"/>
                <w:color w:val="000000" w:themeColor="text1"/>
                <w:rtl/>
              </w:rPr>
              <w:t>:</w:t>
            </w:r>
          </w:p>
        </w:tc>
        <w:tc>
          <w:tcPr>
            <w:tcW w:w="806" w:type="pct"/>
            <w:vAlign w:val="center"/>
          </w:tcPr>
          <w:p w14:paraId="78041403" w14:textId="77777777" w:rsidR="000A7349" w:rsidRPr="007005CC" w:rsidRDefault="000A7349" w:rsidP="000A7349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:</w:t>
            </w:r>
          </w:p>
        </w:tc>
        <w:tc>
          <w:tcPr>
            <w:tcW w:w="806" w:type="pct"/>
            <w:vAlign w:val="center"/>
          </w:tcPr>
          <w:p w14:paraId="4F80AD2D" w14:textId="77777777" w:rsidR="000A7349" w:rsidRDefault="000A7349" w:rsidP="000A7349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 w:rsidRPr="007005CC">
              <w:rPr>
                <w:rFonts w:ascii="Simplified Arabic" w:hAnsi="Simplified Arabic" w:cs="Simplified Arabic" w:hint="cs"/>
                <w:color w:val="000000" w:themeColor="text1"/>
                <w:rtl/>
              </w:rPr>
              <w:t>:</w:t>
            </w:r>
          </w:p>
        </w:tc>
        <w:tc>
          <w:tcPr>
            <w:tcW w:w="698" w:type="pct"/>
            <w:vAlign w:val="center"/>
          </w:tcPr>
          <w:p w14:paraId="16807B61" w14:textId="77777777" w:rsidR="000A7349" w:rsidRDefault="000A7349" w:rsidP="000A7349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 w:rsidRPr="007005CC">
              <w:rPr>
                <w:rFonts w:ascii="Simplified Arabic" w:hAnsi="Simplified Arabic" w:cs="Simplified Arabic" w:hint="cs"/>
                <w:color w:val="000000" w:themeColor="text1"/>
                <w:rtl/>
              </w:rPr>
              <w:t>:</w:t>
            </w:r>
          </w:p>
        </w:tc>
        <w:tc>
          <w:tcPr>
            <w:tcW w:w="591" w:type="pct"/>
            <w:vAlign w:val="center"/>
          </w:tcPr>
          <w:p w14:paraId="5A09FE85" w14:textId="6E39CA9E" w:rsidR="000A7349" w:rsidRDefault="000A7349" w:rsidP="000A7349">
            <w:pPr>
              <w:pStyle w:val="ListParagraph"/>
              <w:bidi/>
              <w:ind w:left="0"/>
              <w:jc w:val="center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BE95BE5" wp14:editId="28F96F0D">
                      <wp:simplePos x="0" y="0"/>
                      <wp:positionH relativeFrom="column">
                        <wp:posOffset>678490</wp:posOffset>
                      </wp:positionH>
                      <wp:positionV relativeFrom="paragraph">
                        <wp:posOffset>-99887</wp:posOffset>
                      </wp:positionV>
                      <wp:extent cx="946298" cy="563525"/>
                      <wp:effectExtent l="0" t="0" r="82550" b="6540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46298" cy="5635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BF0E24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" o:spid="_x0000_s1026" type="#_x0000_t32" style="position:absolute;margin-left:53.4pt;margin-top:-7.85pt;width:74.5pt;height:44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" strokecolor="#c00000" strokeweight=".5pt">
                      <v:stroke endarrow="block" joinstyle="miter"/>
                    </v:shape>
                  </w:pict>
                </mc:Fallback>
              </mc:AlternateContent>
            </w:r>
            <w:r w:rsidRPr="007005CC">
              <w:rPr>
                <w:rFonts w:ascii="Simplified Arabic" w:hAnsi="Simplified Arabic" w:cs="Simplified Arabic" w:hint="cs"/>
                <w:color w:val="000000" w:themeColor="text1"/>
                <w:rtl/>
              </w:rPr>
              <w:t>:</w:t>
            </w:r>
          </w:p>
        </w:tc>
      </w:tr>
    </w:tbl>
    <w:p w14:paraId="6A378D1D" w14:textId="77777777" w:rsidR="007B1554" w:rsidRPr="000742AD" w:rsidRDefault="007B1554" w:rsidP="00B75581">
      <w:pPr>
        <w:pStyle w:val="ListParagraph"/>
        <w:bidi/>
        <w:spacing w:after="0" w:line="240" w:lineRule="auto"/>
        <w:ind w:left="0"/>
        <w:jc w:val="both"/>
        <w:rPr>
          <w:rFonts w:ascii="Simplified Arabic" w:hAnsi="Simplified Arabic" w:cs="Simplified Arabic"/>
          <w:color w:val="000000" w:themeColor="text1"/>
          <w:sz w:val="8"/>
          <w:szCs w:val="8"/>
          <w:rtl/>
        </w:rPr>
      </w:pPr>
    </w:p>
    <w:p w14:paraId="1D87C0B0" w14:textId="7BF7F055" w:rsidR="007B1554" w:rsidRDefault="007B1554" w:rsidP="00B75581">
      <w:pPr>
        <w:pStyle w:val="ListParagraph"/>
        <w:bidi/>
        <w:spacing w:after="0" w:line="240" w:lineRule="auto"/>
        <w:ind w:left="0"/>
        <w:jc w:val="both"/>
        <w:rPr>
          <w:rFonts w:ascii="Simplified Arabic" w:hAnsi="Simplified Arabic" w:cs="Simplified Arabic"/>
          <w:color w:val="000000" w:themeColor="text1"/>
          <w:sz w:val="8"/>
          <w:szCs w:val="8"/>
          <w:rtl/>
        </w:rPr>
      </w:pPr>
    </w:p>
    <w:p w14:paraId="71CBE942" w14:textId="77777777" w:rsidR="007B1554" w:rsidRPr="00E16E56" w:rsidRDefault="007B1554" w:rsidP="00B75581">
      <w:pPr>
        <w:pStyle w:val="ListParagraph"/>
        <w:bidi/>
        <w:spacing w:after="0" w:line="240" w:lineRule="auto"/>
        <w:ind w:left="0"/>
        <w:jc w:val="both"/>
        <w:rPr>
          <w:rFonts w:ascii="Simplified Arabic" w:hAnsi="Simplified Arabic" w:cs="Simplified Arabic"/>
          <w:color w:val="000000" w:themeColor="text1"/>
          <w:sz w:val="2"/>
          <w:szCs w:val="2"/>
          <w:rtl/>
        </w:rPr>
      </w:pPr>
    </w:p>
    <w:p w14:paraId="4EDC701C" w14:textId="77777777" w:rsidR="007B1554" w:rsidRPr="0088626E" w:rsidRDefault="007B1554" w:rsidP="00B75581">
      <w:pPr>
        <w:pStyle w:val="ListParagraph"/>
        <w:bidi/>
        <w:spacing w:after="0" w:line="240" w:lineRule="auto"/>
        <w:ind w:left="0"/>
        <w:jc w:val="both"/>
        <w:rPr>
          <w:rFonts w:ascii="Simplified Arabic" w:hAnsi="Simplified Arabic" w:cs="Simplified Arabic"/>
          <w:b/>
          <w:bCs/>
          <w:rtl/>
        </w:rPr>
      </w:pPr>
      <w:r w:rsidRPr="0088626E">
        <w:rPr>
          <w:rFonts w:ascii="Simplified Arabic" w:hAnsi="Simplified Arabic" w:cs="Simplified Arabic" w:hint="cs"/>
          <w:b/>
          <w:bCs/>
          <w:highlight w:val="lightGray"/>
          <w:rtl/>
        </w:rPr>
        <w:t xml:space="preserve">وعند الضغط على زر المعاينة يقوم بالانتقال إلى المعلومات الموضحة أدناه لكل </w:t>
      </w:r>
      <w:r>
        <w:rPr>
          <w:rFonts w:ascii="Simplified Arabic" w:hAnsi="Simplified Arabic" w:cs="Simplified Arabic" w:hint="cs"/>
          <w:b/>
          <w:bCs/>
          <w:highlight w:val="lightGray"/>
          <w:rtl/>
        </w:rPr>
        <w:t>اقتراح/شكوى</w:t>
      </w:r>
      <w:r w:rsidRPr="0088626E">
        <w:rPr>
          <w:rFonts w:ascii="Simplified Arabic" w:hAnsi="Simplified Arabic" w:cs="Simplified Arabic" w:hint="cs"/>
          <w:b/>
          <w:bCs/>
          <w:highlight w:val="lightGray"/>
          <w:rtl/>
        </w:rPr>
        <w:t xml:space="preserve"> </w:t>
      </w:r>
      <w:r>
        <w:rPr>
          <w:rFonts w:ascii="Simplified Arabic" w:hAnsi="Simplified Arabic" w:cs="Simplified Arabic" w:hint="cs"/>
          <w:b/>
          <w:bCs/>
          <w:highlight w:val="lightGray"/>
          <w:rtl/>
        </w:rPr>
        <w:t>تم تسجيله</w:t>
      </w:r>
      <w:r w:rsidRPr="0088626E">
        <w:rPr>
          <w:rFonts w:ascii="Simplified Arabic" w:hAnsi="Simplified Arabic" w:cs="Simplified Arabic" w:hint="cs"/>
          <w:b/>
          <w:bCs/>
          <w:highlight w:val="lightGray"/>
          <w:rtl/>
        </w:rPr>
        <w:t>:</w:t>
      </w:r>
    </w:p>
    <w:p w14:paraId="79C5D482" w14:textId="77777777" w:rsidR="007B1554" w:rsidRPr="000742AD" w:rsidRDefault="007B1554" w:rsidP="00B75581">
      <w:pPr>
        <w:pStyle w:val="ListParagraph"/>
        <w:bidi/>
        <w:spacing w:after="0" w:line="240" w:lineRule="auto"/>
        <w:ind w:left="0"/>
        <w:jc w:val="both"/>
        <w:rPr>
          <w:rFonts w:ascii="Simplified Arabic" w:hAnsi="Simplified Arabic" w:cs="Simplified Arabic"/>
          <w:color w:val="000000" w:themeColor="text1"/>
          <w:sz w:val="8"/>
          <w:szCs w:val="8"/>
          <w:rtl/>
        </w:rPr>
      </w:pPr>
    </w:p>
    <w:p w14:paraId="35768679" w14:textId="77777777" w:rsidR="007B1554" w:rsidRPr="002A5842" w:rsidRDefault="007B1554" w:rsidP="00B75581">
      <w:pPr>
        <w:shd w:val="clear" w:color="auto" w:fill="C00000"/>
        <w:tabs>
          <w:tab w:val="right" w:pos="233"/>
        </w:tabs>
        <w:bidi/>
        <w:spacing w:after="0" w:line="240" w:lineRule="auto"/>
        <w:rPr>
          <w:rFonts w:ascii="Simplified Arabic" w:hAnsi="Simplified Arabic" w:cs="Simplified Arabic"/>
          <w:rtl/>
          <w:lang w:bidi="ar-JO"/>
        </w:rPr>
      </w:pPr>
      <w:r w:rsidRPr="002A5842">
        <w:rPr>
          <w:rFonts w:ascii="Simplified Arabic" w:hAnsi="Simplified Arabic" w:cs="Simplified Arabic"/>
          <w:b/>
          <w:bCs/>
          <w:rtl/>
        </w:rPr>
        <w:t xml:space="preserve">تفاصيل </w:t>
      </w:r>
      <w:r w:rsidRPr="002A5842">
        <w:rPr>
          <w:rFonts w:ascii="Simplified Arabic" w:hAnsi="Simplified Arabic" w:cs="Simplified Arabic" w:hint="cs"/>
          <w:b/>
          <w:bCs/>
          <w:rtl/>
        </w:rPr>
        <w:t>الاقتراح/الشكوى</w:t>
      </w:r>
      <w:r w:rsidRPr="002A5842">
        <w:rPr>
          <w:rFonts w:ascii="Simplified Arabic" w:hAnsi="Simplified Arabic" w:cs="Simplified Arabic"/>
          <w:b/>
          <w:bCs/>
          <w:rtl/>
        </w:rPr>
        <w:t xml:space="preserve">: </w:t>
      </w:r>
    </w:p>
    <w:p w14:paraId="1F11A48E" w14:textId="77777777" w:rsidR="007B1554" w:rsidRPr="000742AD" w:rsidRDefault="007B1554" w:rsidP="00B75581">
      <w:pPr>
        <w:pStyle w:val="ListParagraph"/>
        <w:bidi/>
        <w:spacing w:after="0" w:line="240" w:lineRule="auto"/>
        <w:ind w:left="0"/>
        <w:jc w:val="both"/>
        <w:rPr>
          <w:rFonts w:ascii="Simplified Arabic" w:hAnsi="Simplified Arabic" w:cs="Simplified Arabic"/>
          <w:color w:val="000000" w:themeColor="text1"/>
          <w:sz w:val="2"/>
          <w:szCs w:val="2"/>
          <w:rtl/>
        </w:rPr>
      </w:pPr>
    </w:p>
    <w:tbl>
      <w:tblPr>
        <w:tblStyle w:val="TableGrid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432"/>
        <w:gridCol w:w="5411"/>
        <w:gridCol w:w="1879"/>
        <w:gridCol w:w="4228"/>
      </w:tblGrid>
      <w:tr w:rsidR="007B1554" w14:paraId="5A72FE64" w14:textId="77777777" w:rsidTr="005C7038">
        <w:tc>
          <w:tcPr>
            <w:tcW w:w="1432" w:type="dxa"/>
            <w:shd w:val="clear" w:color="auto" w:fill="C00000"/>
          </w:tcPr>
          <w:p w14:paraId="02E291D7" w14:textId="77777777" w:rsidR="007B1554" w:rsidRPr="002A5842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 w:rsidRPr="000742AD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الرقم المرجعي:</w:t>
            </w:r>
          </w:p>
        </w:tc>
        <w:tc>
          <w:tcPr>
            <w:tcW w:w="11518" w:type="dxa"/>
            <w:gridSpan w:val="3"/>
          </w:tcPr>
          <w:p w14:paraId="490185B3" w14:textId="77777777" w:rsidR="007B1554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..................</w:t>
            </w:r>
          </w:p>
        </w:tc>
      </w:tr>
      <w:tr w:rsidR="007B1554" w14:paraId="6C42CEC9" w14:textId="77777777" w:rsidTr="005C7038">
        <w:tc>
          <w:tcPr>
            <w:tcW w:w="1432" w:type="dxa"/>
            <w:shd w:val="clear" w:color="auto" w:fill="C00000"/>
          </w:tcPr>
          <w:p w14:paraId="0896356C" w14:textId="77777777" w:rsidR="007B1554" w:rsidRPr="002A5842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 w:rsidRPr="002A5842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طريقة الاستقبال:</w:t>
            </w:r>
          </w:p>
        </w:tc>
        <w:tc>
          <w:tcPr>
            <w:tcW w:w="11518" w:type="dxa"/>
            <w:gridSpan w:val="3"/>
          </w:tcPr>
          <w:p w14:paraId="058C23B7" w14:textId="77777777" w:rsidR="007B1554" w:rsidRDefault="007B1554" w:rsidP="00B75581">
            <w:pPr>
              <w:bidi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 w:rsidRPr="002F548C">
              <w:rPr>
                <w:rFonts w:ascii="Simplified Arabic" w:hAnsi="Simplified Arabic" w:cs="Simplified Arabic"/>
                <w:color w:val="000000" w:themeColor="text1"/>
                <w:rtl/>
              </w:rPr>
              <w:t>تطبيق الهاتف المحمول</w:t>
            </w: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 xml:space="preserve">، </w:t>
            </w:r>
            <w:r w:rsidRPr="002F548C">
              <w:rPr>
                <w:rFonts w:ascii="Simplified Arabic" w:hAnsi="Simplified Arabic" w:cs="Simplified Arabic"/>
                <w:color w:val="000000" w:themeColor="text1"/>
                <w:rtl/>
              </w:rPr>
              <w:t>الموقع الإلكتروني</w:t>
            </w: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 xml:space="preserve">، </w:t>
            </w:r>
            <w:r w:rsidRPr="002F548C">
              <w:rPr>
                <w:rFonts w:ascii="Simplified Arabic" w:hAnsi="Simplified Arabic" w:cs="Simplified Arabic"/>
                <w:color w:val="000000" w:themeColor="text1"/>
                <w:rtl/>
              </w:rPr>
              <w:t>صندوق الاقتراحات والشكاوى</w:t>
            </w: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 xml:space="preserve">، </w:t>
            </w:r>
            <w:r w:rsidRPr="002F548C">
              <w:rPr>
                <w:rFonts w:ascii="Simplified Arabic" w:hAnsi="Simplified Arabic" w:cs="Simplified Arabic"/>
                <w:color w:val="000000" w:themeColor="text1"/>
                <w:rtl/>
              </w:rPr>
              <w:t>الاتصال بالرقم المجاني للمركز</w:t>
            </w: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 xml:space="preserve">، </w:t>
            </w:r>
            <w:r w:rsidRPr="002F548C">
              <w:rPr>
                <w:rFonts w:ascii="Simplified Arabic" w:hAnsi="Simplified Arabic" w:cs="Simplified Arabic"/>
                <w:color w:val="000000" w:themeColor="text1"/>
                <w:rtl/>
              </w:rPr>
              <w:t>الحضور الشخصي للمركز</w:t>
            </w: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 xml:space="preserve">، </w:t>
            </w:r>
            <w:r w:rsidRPr="002F548C">
              <w:rPr>
                <w:rFonts w:ascii="Simplified Arabic" w:hAnsi="Simplified Arabic" w:cs="Simplified Arabic"/>
                <w:color w:val="000000" w:themeColor="text1"/>
                <w:rtl/>
              </w:rPr>
              <w:t>موظفي المركز</w:t>
            </w: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 xml:space="preserve"> أو </w:t>
            </w:r>
            <w:r w:rsidRPr="002F548C">
              <w:rPr>
                <w:rFonts w:ascii="Simplified Arabic" w:hAnsi="Simplified Arabic" w:cs="Simplified Arabic"/>
                <w:color w:val="000000" w:themeColor="text1"/>
                <w:rtl/>
              </w:rPr>
              <w:t>زيارات المتابعة</w:t>
            </w: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.</w:t>
            </w:r>
          </w:p>
        </w:tc>
      </w:tr>
      <w:tr w:rsidR="007B1554" w14:paraId="6BDE9027" w14:textId="77777777" w:rsidTr="005C7038">
        <w:tc>
          <w:tcPr>
            <w:tcW w:w="1432" w:type="dxa"/>
            <w:shd w:val="clear" w:color="auto" w:fill="C00000"/>
          </w:tcPr>
          <w:p w14:paraId="5A03F4C5" w14:textId="77777777" w:rsidR="007B1554" w:rsidRPr="002A5842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 w:rsidRPr="002A5842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فئة الاقتراح/الشكوى:</w:t>
            </w:r>
          </w:p>
        </w:tc>
        <w:tc>
          <w:tcPr>
            <w:tcW w:w="11518" w:type="dxa"/>
            <w:gridSpan w:val="3"/>
          </w:tcPr>
          <w:p w14:paraId="64D21E3A" w14:textId="77777777" w:rsidR="007B1554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الفئات المتفق عليها ضمن الدليل.</w:t>
            </w:r>
          </w:p>
        </w:tc>
      </w:tr>
      <w:tr w:rsidR="007B1554" w14:paraId="1517FC94" w14:textId="77777777" w:rsidTr="005C7038">
        <w:trPr>
          <w:trHeight w:val="440"/>
        </w:trPr>
        <w:tc>
          <w:tcPr>
            <w:tcW w:w="1432" w:type="dxa"/>
            <w:shd w:val="clear" w:color="auto" w:fill="C00000"/>
          </w:tcPr>
          <w:p w14:paraId="544D1663" w14:textId="77777777" w:rsidR="007B1554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موضوع</w:t>
            </w:r>
            <w:r w:rsidRPr="002A5842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 xml:space="preserve"> الاقتراح/الشكوى:</w:t>
            </w:r>
          </w:p>
        </w:tc>
        <w:tc>
          <w:tcPr>
            <w:tcW w:w="11518" w:type="dxa"/>
            <w:gridSpan w:val="3"/>
          </w:tcPr>
          <w:p w14:paraId="2C60B54C" w14:textId="77777777" w:rsidR="007B1554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.........................................................................................................</w:t>
            </w:r>
          </w:p>
        </w:tc>
      </w:tr>
      <w:tr w:rsidR="007B1554" w14:paraId="48C436C7" w14:textId="77777777" w:rsidTr="005C7038">
        <w:trPr>
          <w:trHeight w:val="440"/>
        </w:trPr>
        <w:tc>
          <w:tcPr>
            <w:tcW w:w="1432" w:type="dxa"/>
            <w:shd w:val="clear" w:color="auto" w:fill="C00000"/>
          </w:tcPr>
          <w:p w14:paraId="544176AE" w14:textId="77777777" w:rsidR="007B1554" w:rsidRPr="002A5842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محتوى</w:t>
            </w:r>
            <w:r w:rsidRPr="002A5842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 xml:space="preserve"> الاقتراح/الشكوى:</w:t>
            </w:r>
          </w:p>
        </w:tc>
        <w:tc>
          <w:tcPr>
            <w:tcW w:w="11518" w:type="dxa"/>
            <w:gridSpan w:val="3"/>
          </w:tcPr>
          <w:p w14:paraId="6E72E4E6" w14:textId="77777777" w:rsidR="007B1554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.........................................................................................................</w:t>
            </w:r>
          </w:p>
        </w:tc>
      </w:tr>
      <w:tr w:rsidR="005C7038" w14:paraId="78E6F781" w14:textId="79C109A0" w:rsidTr="005C7038">
        <w:tc>
          <w:tcPr>
            <w:tcW w:w="1432" w:type="dxa"/>
            <w:shd w:val="clear" w:color="auto" w:fill="C00000"/>
          </w:tcPr>
          <w:p w14:paraId="2A764770" w14:textId="5353082F" w:rsidR="005C7038" w:rsidRPr="005C7038" w:rsidRDefault="005C7038" w:rsidP="005C7038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 w:rsidRPr="005C7038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lastRenderedPageBreak/>
              <w:t>تاريخ تقديم الاقتراح/ الشكوى:</w:t>
            </w:r>
          </w:p>
        </w:tc>
        <w:tc>
          <w:tcPr>
            <w:tcW w:w="5411" w:type="dxa"/>
            <w:vAlign w:val="center"/>
          </w:tcPr>
          <w:p w14:paraId="169F50AF" w14:textId="1604C290" w:rsidR="005C7038" w:rsidRPr="005C7038" w:rsidRDefault="005C7038" w:rsidP="005C7038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 w:rsidRPr="005C7038">
              <w:rPr>
                <w:rFonts w:ascii="Simplified Arabic" w:hAnsi="Simplified Arabic" w:cs="Simplified Arabic"/>
                <w:noProof/>
                <w:color w:val="000000" w:themeColor="text1"/>
                <w:rtl/>
              </w:rPr>
              <w:t>..........................................</w:t>
            </w:r>
          </w:p>
        </w:tc>
        <w:tc>
          <w:tcPr>
            <w:tcW w:w="1879" w:type="dxa"/>
            <w:shd w:val="clear" w:color="auto" w:fill="C00000"/>
          </w:tcPr>
          <w:p w14:paraId="5CC759B7" w14:textId="1955A617" w:rsidR="005C7038" w:rsidRPr="005C7038" w:rsidRDefault="005C7038" w:rsidP="005C7038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FFFFFF" w:themeColor="background1"/>
                <w:rtl/>
              </w:rPr>
            </w:pPr>
            <w:r w:rsidRPr="005C7038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تاريخ تسجيل الاقتراح/ الشكوى على النظام:</w:t>
            </w:r>
          </w:p>
        </w:tc>
        <w:tc>
          <w:tcPr>
            <w:tcW w:w="4228" w:type="dxa"/>
            <w:shd w:val="clear" w:color="auto" w:fill="auto"/>
            <w:vAlign w:val="center"/>
          </w:tcPr>
          <w:p w14:paraId="7D9B41A6" w14:textId="518EAA72" w:rsidR="005C7038" w:rsidRPr="005C7038" w:rsidRDefault="005C7038" w:rsidP="005C7038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 w:rsidRPr="005C7038">
              <w:rPr>
                <w:rFonts w:ascii="Simplified Arabic" w:hAnsi="Simplified Arabic" w:cs="Simplified Arabic"/>
                <w:noProof/>
                <w:color w:val="000000" w:themeColor="text1"/>
                <w:rtl/>
              </w:rPr>
              <w:t>...................................</w:t>
            </w:r>
          </w:p>
        </w:tc>
      </w:tr>
      <w:tr w:rsidR="005C7038" w14:paraId="444A96DE" w14:textId="77777777" w:rsidTr="005C7038">
        <w:trPr>
          <w:trHeight w:val="548"/>
        </w:trPr>
        <w:tc>
          <w:tcPr>
            <w:tcW w:w="1432" w:type="dxa"/>
            <w:shd w:val="clear" w:color="auto" w:fill="C00000"/>
          </w:tcPr>
          <w:p w14:paraId="3A5AE028" w14:textId="77777777" w:rsidR="005C7038" w:rsidRPr="002A5842" w:rsidRDefault="005C7038" w:rsidP="005C7038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 w:rsidRPr="002A5842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المرفقات:</w:t>
            </w:r>
          </w:p>
        </w:tc>
        <w:tc>
          <w:tcPr>
            <w:tcW w:w="11518" w:type="dxa"/>
            <w:gridSpan w:val="3"/>
          </w:tcPr>
          <w:p w14:paraId="4B562EB4" w14:textId="7CDEA6CA" w:rsidR="005C7038" w:rsidRDefault="005C7038" w:rsidP="005C7038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noProof/>
              </w:rPr>
              <w:drawing>
                <wp:inline distT="0" distB="0" distL="0" distR="0" wp14:anchorId="04B1911E" wp14:editId="2B18D795">
                  <wp:extent cx="476250" cy="2476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73DF85" w14:textId="277DF894" w:rsidR="00E16E56" w:rsidRDefault="00E16E56" w:rsidP="00B75581">
      <w:pPr>
        <w:bidi/>
        <w:rPr>
          <w:rFonts w:ascii="Simplified Arabic" w:hAnsi="Simplified Arabic" w:cs="Simplified Arabic"/>
          <w:b/>
          <w:bCs/>
          <w:rtl/>
        </w:rPr>
      </w:pPr>
    </w:p>
    <w:p w14:paraId="6BBF234C" w14:textId="6B02BF5A" w:rsidR="007B1554" w:rsidRPr="002A5842" w:rsidRDefault="007B1554" w:rsidP="00B75581">
      <w:pPr>
        <w:shd w:val="clear" w:color="auto" w:fill="C00000"/>
        <w:tabs>
          <w:tab w:val="right" w:pos="233"/>
        </w:tabs>
        <w:bidi/>
        <w:spacing w:after="0" w:line="240" w:lineRule="auto"/>
        <w:rPr>
          <w:rFonts w:ascii="Simplified Arabic" w:hAnsi="Simplified Arabic" w:cs="Simplified Arabic"/>
          <w:rtl/>
          <w:lang w:bidi="ar-JO"/>
        </w:rPr>
      </w:pPr>
      <w:bookmarkStart w:id="0" w:name="_Hlk47911745"/>
      <w:r w:rsidRPr="002A5842">
        <w:rPr>
          <w:rFonts w:ascii="Simplified Arabic" w:hAnsi="Simplified Arabic" w:cs="Simplified Arabic" w:hint="cs"/>
          <w:b/>
          <w:bCs/>
          <w:rtl/>
        </w:rPr>
        <w:t>الردود والمتابعات</w:t>
      </w:r>
      <w:r w:rsidRPr="002A5842">
        <w:rPr>
          <w:rFonts w:ascii="Simplified Arabic" w:hAnsi="Simplified Arabic" w:cs="Simplified Arabic"/>
          <w:b/>
          <w:bCs/>
          <w:rtl/>
        </w:rPr>
        <w:t xml:space="preserve">: </w:t>
      </w:r>
    </w:p>
    <w:p w14:paraId="1EBA06BC" w14:textId="77777777" w:rsidR="007B1554" w:rsidRPr="000742AD" w:rsidRDefault="007B1554" w:rsidP="00B75581">
      <w:pPr>
        <w:pStyle w:val="ListParagraph"/>
        <w:bidi/>
        <w:spacing w:after="0" w:line="240" w:lineRule="auto"/>
        <w:ind w:left="0"/>
        <w:jc w:val="both"/>
        <w:rPr>
          <w:rFonts w:ascii="Simplified Arabic" w:hAnsi="Simplified Arabic" w:cs="Simplified Arabic"/>
          <w:color w:val="000000" w:themeColor="text1"/>
          <w:sz w:val="2"/>
          <w:szCs w:val="2"/>
          <w:rtl/>
        </w:rPr>
      </w:pPr>
    </w:p>
    <w:tbl>
      <w:tblPr>
        <w:tblStyle w:val="TableGrid"/>
        <w:bidiVisual/>
        <w:tblW w:w="5000" w:type="pct"/>
        <w:tblLook w:val="04A0" w:firstRow="1" w:lastRow="0" w:firstColumn="1" w:lastColumn="0" w:noHBand="0" w:noVBand="1"/>
      </w:tblPr>
      <w:tblGrid>
        <w:gridCol w:w="3059"/>
        <w:gridCol w:w="9891"/>
      </w:tblGrid>
      <w:tr w:rsidR="007B1554" w14:paraId="2894B537" w14:textId="77777777" w:rsidTr="007B1554">
        <w:tc>
          <w:tcPr>
            <w:tcW w:w="1181" w:type="pct"/>
            <w:shd w:val="clear" w:color="auto" w:fill="C00000"/>
          </w:tcPr>
          <w:p w14:paraId="61A111F8" w14:textId="3470721B" w:rsidR="007B1554" w:rsidRPr="000742AD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 w:rsidRPr="000742AD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 xml:space="preserve">حالة </w:t>
            </w:r>
            <w:r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الاقتراح/الشكوى</w:t>
            </w:r>
            <w:r w:rsidRPr="000742AD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:</w:t>
            </w:r>
          </w:p>
        </w:tc>
        <w:tc>
          <w:tcPr>
            <w:tcW w:w="3819" w:type="pct"/>
          </w:tcPr>
          <w:p w14:paraId="7B3B2F5B" w14:textId="77777777" w:rsidR="007B1554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قيد الدراسة أو تم الرد</w:t>
            </w:r>
          </w:p>
        </w:tc>
      </w:tr>
      <w:tr w:rsidR="007B1554" w14:paraId="6CCC29F5" w14:textId="77777777" w:rsidTr="007B1554">
        <w:tc>
          <w:tcPr>
            <w:tcW w:w="1181" w:type="pct"/>
            <w:shd w:val="clear" w:color="auto" w:fill="C00000"/>
          </w:tcPr>
          <w:p w14:paraId="6BF8BBE5" w14:textId="77777777" w:rsidR="007B1554" w:rsidRPr="000742AD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 w:rsidRPr="000742AD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تفاصيل الرد:</w:t>
            </w:r>
          </w:p>
        </w:tc>
        <w:tc>
          <w:tcPr>
            <w:tcW w:w="3819" w:type="pct"/>
          </w:tcPr>
          <w:p w14:paraId="404D33E2" w14:textId="77777777" w:rsidR="007B1554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.........................................................................................................</w:t>
            </w:r>
          </w:p>
        </w:tc>
      </w:tr>
      <w:tr w:rsidR="007B1554" w14:paraId="1887C55A" w14:textId="77777777" w:rsidTr="002B1EC4">
        <w:trPr>
          <w:trHeight w:val="77"/>
        </w:trPr>
        <w:tc>
          <w:tcPr>
            <w:tcW w:w="1181" w:type="pct"/>
            <w:shd w:val="clear" w:color="auto" w:fill="C00000"/>
          </w:tcPr>
          <w:p w14:paraId="6F72996E" w14:textId="77777777" w:rsidR="007B1554" w:rsidRPr="000742AD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 w:rsidRPr="000742AD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تاريخ تسجيل الرد:</w:t>
            </w:r>
          </w:p>
        </w:tc>
        <w:tc>
          <w:tcPr>
            <w:tcW w:w="3819" w:type="pct"/>
          </w:tcPr>
          <w:p w14:paraId="1A7513DD" w14:textId="77777777" w:rsidR="007B1554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............................</w:t>
            </w:r>
          </w:p>
        </w:tc>
      </w:tr>
    </w:tbl>
    <w:p w14:paraId="2BAACCC9" w14:textId="77777777" w:rsidR="007B1554" w:rsidRPr="008C4C7B" w:rsidRDefault="007B1554" w:rsidP="00B75581">
      <w:pPr>
        <w:tabs>
          <w:tab w:val="right" w:pos="233"/>
        </w:tabs>
        <w:bidi/>
        <w:spacing w:line="120" w:lineRule="auto"/>
        <w:rPr>
          <w:rFonts w:ascii="Simplified Arabic" w:hAnsi="Simplified Arabic" w:cs="Simplified Arabic"/>
          <w:sz w:val="2"/>
          <w:szCs w:val="2"/>
          <w:rtl/>
        </w:rPr>
      </w:pPr>
    </w:p>
    <w:p w14:paraId="527F129C" w14:textId="77777777" w:rsidR="007B1554" w:rsidRPr="002A5842" w:rsidRDefault="007B1554" w:rsidP="00B75581">
      <w:pPr>
        <w:shd w:val="clear" w:color="auto" w:fill="C00000"/>
        <w:tabs>
          <w:tab w:val="right" w:pos="233"/>
        </w:tabs>
        <w:bidi/>
        <w:spacing w:after="0" w:line="240" w:lineRule="auto"/>
        <w:rPr>
          <w:rFonts w:ascii="Simplified Arabic" w:hAnsi="Simplified Arabic" w:cs="Simplified Arabic"/>
          <w:rtl/>
          <w:lang w:bidi="ar-JO"/>
        </w:rPr>
      </w:pPr>
      <w:r w:rsidRPr="002A5842">
        <w:rPr>
          <w:rFonts w:ascii="Simplified Arabic" w:hAnsi="Simplified Arabic" w:cs="Simplified Arabic" w:hint="cs"/>
          <w:b/>
          <w:bCs/>
          <w:rtl/>
        </w:rPr>
        <w:t>ال</w:t>
      </w:r>
      <w:r>
        <w:rPr>
          <w:rFonts w:ascii="Simplified Arabic" w:hAnsi="Simplified Arabic" w:cs="Simplified Arabic" w:hint="cs"/>
          <w:b/>
          <w:bCs/>
          <w:rtl/>
        </w:rPr>
        <w:t>تغذية الراجعة</w:t>
      </w:r>
      <w:r w:rsidRPr="002A5842">
        <w:rPr>
          <w:rFonts w:ascii="Simplified Arabic" w:hAnsi="Simplified Arabic" w:cs="Simplified Arabic"/>
          <w:b/>
          <w:bCs/>
          <w:rtl/>
        </w:rPr>
        <w:t xml:space="preserve">: </w:t>
      </w:r>
    </w:p>
    <w:p w14:paraId="6FF9D179" w14:textId="77777777" w:rsidR="007B1554" w:rsidRPr="000742AD" w:rsidRDefault="007B1554" w:rsidP="00B75581">
      <w:pPr>
        <w:pStyle w:val="ListParagraph"/>
        <w:bidi/>
        <w:spacing w:after="0" w:line="240" w:lineRule="auto"/>
        <w:ind w:left="0"/>
        <w:jc w:val="both"/>
        <w:rPr>
          <w:rFonts w:ascii="Simplified Arabic" w:hAnsi="Simplified Arabic" w:cs="Simplified Arabic"/>
          <w:color w:val="000000" w:themeColor="text1"/>
          <w:sz w:val="2"/>
          <w:szCs w:val="2"/>
          <w:rtl/>
        </w:rPr>
      </w:pPr>
    </w:p>
    <w:tbl>
      <w:tblPr>
        <w:tblStyle w:val="TableGrid"/>
        <w:bidiVisual/>
        <w:tblW w:w="5000" w:type="pct"/>
        <w:tblLook w:val="04A0" w:firstRow="1" w:lastRow="0" w:firstColumn="1" w:lastColumn="0" w:noHBand="0" w:noVBand="1"/>
      </w:tblPr>
      <w:tblGrid>
        <w:gridCol w:w="3059"/>
        <w:gridCol w:w="9891"/>
      </w:tblGrid>
      <w:tr w:rsidR="007B1554" w14:paraId="7E227D1B" w14:textId="77777777" w:rsidTr="007B1554">
        <w:trPr>
          <w:trHeight w:val="197"/>
        </w:trPr>
        <w:tc>
          <w:tcPr>
            <w:tcW w:w="1181" w:type="pct"/>
            <w:shd w:val="clear" w:color="auto" w:fill="C00000"/>
          </w:tcPr>
          <w:p w14:paraId="5DE5F0E3" w14:textId="7182589F" w:rsidR="007B1554" w:rsidRPr="002A5842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حالة تبليغ الرد:</w:t>
            </w:r>
          </w:p>
        </w:tc>
        <w:tc>
          <w:tcPr>
            <w:tcW w:w="3819" w:type="pct"/>
          </w:tcPr>
          <w:p w14:paraId="59571DE3" w14:textId="7229DA33" w:rsidR="007B1554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/>
                <w:color w:val="000000" w:themeColor="text1"/>
                <w:rtl/>
              </w:rPr>
              <w:t xml:space="preserve">تم </w:t>
            </w: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تبليغ</w:t>
            </w:r>
            <w:r>
              <w:rPr>
                <w:rFonts w:ascii="Simplified Arabic" w:hAnsi="Simplified Arabic" w:cs="Simplified Arabic"/>
                <w:color w:val="000000" w:themeColor="text1"/>
                <w:rtl/>
              </w:rPr>
              <w:t xml:space="preserve"> </w:t>
            </w: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الرد،</w:t>
            </w:r>
            <w:r>
              <w:rPr>
                <w:rFonts w:ascii="Simplified Arabic" w:hAnsi="Simplified Arabic" w:cs="Simplified Arabic"/>
                <w:color w:val="000000" w:themeColor="text1"/>
                <w:rtl/>
              </w:rPr>
              <w:t xml:space="preserve"> لم يتم </w:t>
            </w: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تبليغ</w:t>
            </w:r>
            <w:r>
              <w:rPr>
                <w:rFonts w:ascii="Simplified Arabic" w:hAnsi="Simplified Arabic" w:cs="Simplified Arabic"/>
                <w:color w:val="000000" w:themeColor="text1"/>
                <w:rtl/>
              </w:rPr>
              <w:t xml:space="preserve"> الرد</w:t>
            </w:r>
          </w:p>
        </w:tc>
      </w:tr>
      <w:tr w:rsidR="007B1554" w14:paraId="33DBC32E" w14:textId="77777777" w:rsidTr="007B1554">
        <w:trPr>
          <w:trHeight w:val="197"/>
        </w:trPr>
        <w:tc>
          <w:tcPr>
            <w:tcW w:w="1181" w:type="pct"/>
            <w:shd w:val="clear" w:color="auto" w:fill="C00000"/>
          </w:tcPr>
          <w:p w14:paraId="0C266761" w14:textId="6DB2BCD3" w:rsidR="007B1554" w:rsidRDefault="007B1554" w:rsidP="00B75581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سبب عدم تبليغ الرد:</w:t>
            </w:r>
          </w:p>
        </w:tc>
        <w:tc>
          <w:tcPr>
            <w:tcW w:w="3819" w:type="pct"/>
          </w:tcPr>
          <w:p w14:paraId="38589D60" w14:textId="4CDF343F" w:rsidR="007B1554" w:rsidRPr="003F57EF" w:rsidRDefault="00E16E56" w:rsidP="00B75581">
            <w:pPr>
              <w:bidi/>
              <w:jc w:val="both"/>
              <w:rPr>
                <w:rFonts w:ascii="Simplified Arabic" w:hAnsi="Simplified Arabic" w:cs="Simplified Arabic"/>
                <w:b/>
                <w:bCs/>
                <w:color w:val="000000" w:themeColor="text1"/>
                <w:u w:val="single"/>
                <w:rtl/>
                <w:lang w:bidi="ar-EG"/>
              </w:rPr>
            </w:pPr>
            <w:r>
              <w:rPr>
                <w:rFonts w:ascii="Simplified Arabic" w:hAnsi="Simplified Arabic" w:cs="Simplified Arabic" w:hint="cs"/>
                <w:b/>
                <w:bCs/>
                <w:color w:val="000000" w:themeColor="text1"/>
                <w:u w:val="single"/>
                <w:rtl/>
              </w:rPr>
              <w:t>يك</w:t>
            </w:r>
            <w:r w:rsidR="007B1554" w:rsidRPr="003F57EF">
              <w:rPr>
                <w:rFonts w:ascii="Simplified Arabic" w:hAnsi="Simplified Arabic" w:cs="Simplified Arabic" w:hint="cs"/>
                <w:b/>
                <w:bCs/>
                <w:color w:val="000000" w:themeColor="text1"/>
                <w:u w:val="single"/>
                <w:rtl/>
              </w:rPr>
              <w:t xml:space="preserve">ون </w:t>
            </w:r>
            <w:r w:rsidR="007B1554" w:rsidRPr="003F57EF">
              <w:rPr>
                <w:rFonts w:ascii="Simplified Arabic" w:hAnsi="Simplified Arabic" w:cs="Simplified Arabic" w:hint="cs"/>
                <w:b/>
                <w:bCs/>
                <w:color w:val="000000" w:themeColor="text1"/>
                <w:u w:val="single"/>
                <w:rtl/>
                <w:lang w:bidi="ar-EG"/>
              </w:rPr>
              <w:t>مضمونها:</w:t>
            </w:r>
          </w:p>
          <w:p w14:paraId="3A9A3B00" w14:textId="77777777" w:rsidR="007B1554" w:rsidRDefault="007B1554" w:rsidP="00B75581">
            <w:pPr>
              <w:pStyle w:val="ListParagraph"/>
              <w:numPr>
                <w:ilvl w:val="0"/>
                <w:numId w:val="1"/>
              </w:numPr>
              <w:bidi/>
              <w:jc w:val="both"/>
              <w:rPr>
                <w:rFonts w:ascii="Simplified Arabic" w:hAnsi="Simplified Arabic" w:cs="Simplified Arabic"/>
                <w:color w:val="000000" w:themeColor="text1"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عدم وجود استجابة من مقدم الاقتراح/الشكوى على الاتصال بعد التواصل أكثر من مرة.</w:t>
            </w:r>
          </w:p>
          <w:p w14:paraId="49D641A5" w14:textId="77777777" w:rsidR="007B1554" w:rsidRDefault="007B1554" w:rsidP="00B75581">
            <w:pPr>
              <w:pStyle w:val="ListParagraph"/>
              <w:numPr>
                <w:ilvl w:val="0"/>
                <w:numId w:val="1"/>
              </w:numPr>
              <w:bidi/>
              <w:jc w:val="both"/>
              <w:rPr>
                <w:rFonts w:ascii="Simplified Arabic" w:hAnsi="Simplified Arabic" w:cs="Simplified Arabic"/>
                <w:color w:val="000000" w:themeColor="text1"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أرقام التواصل الخاصة بمقدم الاقتراح/الشكوى غير صحيحة.</w:t>
            </w:r>
          </w:p>
          <w:p w14:paraId="3BA13E31" w14:textId="455B8D69" w:rsidR="007B1554" w:rsidRPr="003F57EF" w:rsidRDefault="007B1554" w:rsidP="00B75581">
            <w:pPr>
              <w:pStyle w:val="ListParagraph"/>
              <w:numPr>
                <w:ilvl w:val="0"/>
                <w:numId w:val="1"/>
              </w:numPr>
              <w:bidi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أرقام التواصل المتواجدة غير فعالة لوجود خدمة ما مثل:( لا يمك</w:t>
            </w:r>
            <w:r>
              <w:rPr>
                <w:rFonts w:ascii="Simplified Arabic" w:hAnsi="Simplified Arabic" w:cs="Simplified Arabic" w:hint="eastAsia"/>
                <w:color w:val="000000" w:themeColor="text1"/>
                <w:rtl/>
              </w:rPr>
              <w:t>ن</w:t>
            </w: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 xml:space="preserve"> الوصول حالياً، الرقم المطلوب لا يستقبل مكالمات، ...)</w:t>
            </w:r>
          </w:p>
        </w:tc>
      </w:tr>
      <w:tr w:rsidR="000E2962" w14:paraId="1EDE8393" w14:textId="77777777" w:rsidTr="007B1554">
        <w:trPr>
          <w:trHeight w:val="197"/>
        </w:trPr>
        <w:tc>
          <w:tcPr>
            <w:tcW w:w="1181" w:type="pct"/>
            <w:shd w:val="clear" w:color="auto" w:fill="C00000"/>
          </w:tcPr>
          <w:p w14:paraId="31D07C64" w14:textId="54CE6514" w:rsidR="000E2962" w:rsidRPr="000742AD" w:rsidRDefault="000E2962" w:rsidP="000E2962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تاريخ تبليغ الرد:</w:t>
            </w:r>
          </w:p>
        </w:tc>
        <w:tc>
          <w:tcPr>
            <w:tcW w:w="3819" w:type="pct"/>
          </w:tcPr>
          <w:p w14:paraId="2640CBFE" w14:textId="2D15CD65" w:rsidR="000E2962" w:rsidRDefault="000E2962" w:rsidP="000E2962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.........................................................................................................</w:t>
            </w:r>
          </w:p>
        </w:tc>
      </w:tr>
      <w:tr w:rsidR="000E2962" w14:paraId="09043108" w14:textId="77777777" w:rsidTr="007B1554">
        <w:trPr>
          <w:trHeight w:val="197"/>
        </w:trPr>
        <w:tc>
          <w:tcPr>
            <w:tcW w:w="1181" w:type="pct"/>
            <w:shd w:val="clear" w:color="auto" w:fill="C00000"/>
          </w:tcPr>
          <w:p w14:paraId="10DB8C56" w14:textId="77777777" w:rsidR="000E2962" w:rsidRDefault="000E2962" w:rsidP="000E2962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 w:rsidRPr="000742AD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التغذية الراجعة:</w:t>
            </w:r>
          </w:p>
        </w:tc>
        <w:tc>
          <w:tcPr>
            <w:tcW w:w="3819" w:type="pct"/>
          </w:tcPr>
          <w:p w14:paraId="51A383CD" w14:textId="77777777" w:rsidR="000E2962" w:rsidRDefault="000E2962" w:rsidP="000E2962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راضي بشكل كبير، راضي بشكل متوسط، راضي بشكل ضعيف أو غير راضي عن الرد</w:t>
            </w:r>
          </w:p>
        </w:tc>
      </w:tr>
      <w:tr w:rsidR="000E2962" w14:paraId="642CCF0C" w14:textId="77777777" w:rsidTr="007B1554">
        <w:trPr>
          <w:trHeight w:val="197"/>
        </w:trPr>
        <w:tc>
          <w:tcPr>
            <w:tcW w:w="1181" w:type="pct"/>
            <w:shd w:val="clear" w:color="auto" w:fill="C00000"/>
          </w:tcPr>
          <w:p w14:paraId="00D9C66B" w14:textId="77777777" w:rsidR="000E2962" w:rsidRDefault="000E2962" w:rsidP="000E2962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b/>
                <w:bCs/>
                <w:color w:val="FFFFFF" w:themeColor="background1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rtl/>
              </w:rPr>
              <w:t>سبب عدم الرضا عن الرد:</w:t>
            </w:r>
          </w:p>
        </w:tc>
        <w:tc>
          <w:tcPr>
            <w:tcW w:w="3819" w:type="pct"/>
          </w:tcPr>
          <w:p w14:paraId="3D9DA76D" w14:textId="77777777" w:rsidR="000E2962" w:rsidRDefault="000E2962" w:rsidP="000E2962">
            <w:pPr>
              <w:pStyle w:val="ListParagraph"/>
              <w:bidi/>
              <w:ind w:left="0"/>
              <w:jc w:val="both"/>
              <w:rPr>
                <w:rFonts w:ascii="Simplified Arabic" w:hAnsi="Simplified Arabic" w:cs="Simplified Arabic"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color w:val="000000" w:themeColor="text1"/>
                <w:rtl/>
              </w:rPr>
              <w:t>.........................................................................................................</w:t>
            </w:r>
          </w:p>
        </w:tc>
      </w:tr>
    </w:tbl>
    <w:p w14:paraId="2EC92CF6" w14:textId="77777777" w:rsidR="007B1554" w:rsidRDefault="007B1554" w:rsidP="00B75581">
      <w:pPr>
        <w:pStyle w:val="Footer"/>
        <w:bidi/>
        <w:jc w:val="both"/>
        <w:rPr>
          <w:rFonts w:ascii="Simplified Arabic" w:hAnsi="Simplified Arabic" w:cs="Simplified Arabic"/>
          <w:b/>
          <w:bCs/>
          <w:rtl/>
        </w:rPr>
      </w:pPr>
    </w:p>
    <w:p w14:paraId="260FEB7C" w14:textId="47240A85" w:rsidR="0080143D" w:rsidRDefault="007B1554" w:rsidP="00B75581">
      <w:pPr>
        <w:pStyle w:val="Footer"/>
        <w:bidi/>
        <w:jc w:val="both"/>
        <w:rPr>
          <w:rFonts w:ascii="Simplified Arabic" w:hAnsi="Simplified Arabic" w:cs="Simplified Arabic"/>
          <w:b/>
          <w:bCs/>
          <w:rtl/>
        </w:rPr>
      </w:pPr>
      <w:r w:rsidRPr="0061688F">
        <w:rPr>
          <w:rFonts w:ascii="Simplified Arabic" w:hAnsi="Simplified Arabic" w:cs="Simplified Arabic" w:hint="cs"/>
          <w:b/>
          <w:bCs/>
          <w:rtl/>
        </w:rPr>
        <w:t xml:space="preserve">عزيزي المواطن/ة </w:t>
      </w:r>
      <w:r w:rsidRPr="005470D9">
        <w:rPr>
          <w:rFonts w:ascii="Simplified Arabic" w:hAnsi="Simplified Arabic" w:cs="Simplified Arabic"/>
          <w:b/>
          <w:bCs/>
          <w:rtl/>
        </w:rPr>
        <w:t>في حال وجود أي استفسار أو اعتراض من طرفك حول محتوى الاقتراح أو الشكوى والرد عليه</w:t>
      </w:r>
      <w:r>
        <w:rPr>
          <w:rFonts w:ascii="Simplified Arabic" w:hAnsi="Simplified Arabic" w:cs="Simplified Arabic" w:hint="cs"/>
          <w:b/>
          <w:bCs/>
          <w:rtl/>
        </w:rPr>
        <w:t>/</w:t>
      </w:r>
      <w:r w:rsidRPr="005470D9">
        <w:rPr>
          <w:rFonts w:ascii="Simplified Arabic" w:hAnsi="Simplified Arabic" w:cs="Simplified Arabic"/>
          <w:b/>
          <w:bCs/>
          <w:rtl/>
        </w:rPr>
        <w:t>ا يمكنك إعادة التواصل مع المركز على الرقم</w:t>
      </w:r>
      <w:r>
        <w:rPr>
          <w:rFonts w:ascii="Simplified Arabic" w:hAnsi="Simplified Arabic" w:cs="Simplified Arabic" w:hint="cs"/>
          <w:b/>
          <w:bCs/>
          <w:rtl/>
        </w:rPr>
        <w:t xml:space="preserve"> المجاني</w:t>
      </w:r>
      <w:r w:rsidRPr="005470D9">
        <w:rPr>
          <w:rFonts w:ascii="Simplified Arabic" w:hAnsi="Simplified Arabic" w:cs="Simplified Arabic" w:hint="cs"/>
          <w:b/>
          <w:bCs/>
          <w:rtl/>
        </w:rPr>
        <w:t xml:space="preserve"> </w:t>
      </w:r>
      <w:r w:rsidR="00E50C23" w:rsidRPr="00E50C23">
        <w:rPr>
          <w:rFonts w:ascii="Simplified Arabic" w:hAnsi="Simplified Arabic" w:cs="Simplified Arabic"/>
          <w:b/>
          <w:bCs/>
          <w:rtl/>
        </w:rPr>
        <w:t>1800900901</w:t>
      </w:r>
    </w:p>
    <w:bookmarkEnd w:id="0"/>
    <w:p w14:paraId="6F18F88E" w14:textId="225D9EFB" w:rsidR="00D605E1" w:rsidRDefault="00D605E1" w:rsidP="00B75581">
      <w:pPr>
        <w:bidi/>
        <w:rPr>
          <w:rFonts w:ascii="Simplified Arabic" w:hAnsi="Simplified Arabic" w:cs="Simplified Arabic"/>
          <w:b/>
          <w:bCs/>
          <w:rtl/>
        </w:rPr>
      </w:pPr>
    </w:p>
    <w:tbl>
      <w:tblPr>
        <w:tblStyle w:val="TableGrid"/>
        <w:bidiVisual/>
        <w:tblW w:w="0" w:type="auto"/>
        <w:jc w:val="right"/>
        <w:shd w:val="clear" w:color="auto" w:fill="00B0F0"/>
        <w:tblLook w:val="04A0" w:firstRow="1" w:lastRow="0" w:firstColumn="1" w:lastColumn="0" w:noHBand="0" w:noVBand="1"/>
      </w:tblPr>
      <w:tblGrid>
        <w:gridCol w:w="866"/>
        <w:gridCol w:w="1824"/>
      </w:tblGrid>
      <w:tr w:rsidR="00D605E1" w:rsidRPr="00D605E1" w14:paraId="700246A8" w14:textId="77777777" w:rsidTr="00D605E1">
        <w:trPr>
          <w:jc w:val="right"/>
        </w:trPr>
        <w:tc>
          <w:tcPr>
            <w:tcW w:w="866" w:type="dxa"/>
            <w:shd w:val="clear" w:color="auto" w:fill="00B0F0"/>
          </w:tcPr>
          <w:p w14:paraId="2C0463B0" w14:textId="4C01057F" w:rsidR="00D605E1" w:rsidRPr="00D605E1" w:rsidRDefault="00D605E1" w:rsidP="000A7349">
            <w:pPr>
              <w:tabs>
                <w:tab w:val="left" w:pos="1306"/>
              </w:tabs>
              <w:bidi/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  <w:r>
              <w:rPr>
                <w:rFonts w:ascii="Simplified Arabic" w:hAnsi="Simplified Arabic" w:cs="Simplified Arabic" w:hint="cs"/>
                <w:b/>
                <w:bCs/>
                <w:rtl/>
                <w:lang w:bidi="ar-EG"/>
              </w:rPr>
              <w:t>طباعة</w:t>
            </w:r>
          </w:p>
        </w:tc>
        <w:tc>
          <w:tcPr>
            <w:tcW w:w="0" w:type="auto"/>
            <w:shd w:val="clear" w:color="auto" w:fill="00B0F0"/>
          </w:tcPr>
          <w:p w14:paraId="3F711368" w14:textId="37A68079" w:rsidR="00D605E1" w:rsidRPr="00D605E1" w:rsidRDefault="00D605E1" w:rsidP="000A7349">
            <w:pPr>
              <w:tabs>
                <w:tab w:val="left" w:pos="1306"/>
              </w:tabs>
              <w:bidi/>
              <w:jc w:val="center"/>
              <w:rPr>
                <w:rFonts w:ascii="Simplified Arabic" w:hAnsi="Simplified Arabic" w:cs="Simplified Arabic"/>
                <w:b/>
                <w:bCs/>
                <w:lang w:bidi="ar-EG"/>
              </w:rPr>
            </w:pPr>
            <w:r>
              <w:rPr>
                <w:rFonts w:ascii="Simplified Arabic" w:hAnsi="Simplified Arabic" w:cs="Simplified Arabic" w:hint="cs"/>
                <w:b/>
                <w:bCs/>
                <w:rtl/>
                <w:lang w:bidi="ar-EG"/>
              </w:rPr>
              <w:t>رجوع للصفحة الرئيسية</w:t>
            </w:r>
          </w:p>
        </w:tc>
      </w:tr>
    </w:tbl>
    <w:p w14:paraId="0D7F49BC" w14:textId="2B36C464" w:rsidR="0080143D" w:rsidRDefault="0080143D" w:rsidP="00B75581">
      <w:pPr>
        <w:bidi/>
        <w:rPr>
          <w:rFonts w:ascii="Simplified Arabic" w:hAnsi="Simplified Arabic" w:cs="Simplified Arabic"/>
          <w:b/>
          <w:bCs/>
          <w:rtl/>
        </w:rPr>
      </w:pPr>
    </w:p>
    <w:p w14:paraId="18E5D3C7" w14:textId="045E6D00" w:rsidR="005C7038" w:rsidRPr="005470D9" w:rsidRDefault="005C7038" w:rsidP="005C7038">
      <w:pPr>
        <w:pStyle w:val="Footer"/>
        <w:bidi/>
        <w:jc w:val="both"/>
        <w:rPr>
          <w:rFonts w:ascii="Simplified Arabic" w:hAnsi="Simplified Arabic" w:cs="Simplified Arabic"/>
          <w:b/>
          <w:bCs/>
        </w:rPr>
      </w:pPr>
      <w:r w:rsidRPr="005C7038">
        <w:rPr>
          <w:rFonts w:ascii="Simplified Arabic" w:hAnsi="Simplified Arabic" w:cs="Simplified Arabic" w:hint="cs"/>
          <w:b/>
          <w:bCs/>
          <w:highlight w:val="yellow"/>
          <w:rtl/>
        </w:rPr>
        <w:t>ملحق رقم "8" يوضح ملف الطباعة المراد تصديره.</w:t>
      </w:r>
    </w:p>
    <w:p w14:paraId="4BC9ABA5" w14:textId="6CC0AE2B" w:rsidR="007B1554" w:rsidRDefault="0031464E" w:rsidP="00B75581">
      <w:pPr>
        <w:tabs>
          <w:tab w:val="right" w:pos="233"/>
        </w:tabs>
        <w:bidi/>
        <w:spacing w:line="120" w:lineRule="auto"/>
        <w:jc w:val="center"/>
        <w:rPr>
          <w:rFonts w:ascii="Simplified Arabic" w:hAnsi="Simplified Arabic" w:cs="Simplified Arabic"/>
          <w:rtl/>
        </w:rPr>
      </w:pPr>
      <w:r w:rsidRPr="00F257C5">
        <w:rPr>
          <w:rFonts w:ascii="Simplified Arabic" w:hAnsi="Simplified Arabic" w:cs="Simplified Arab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D17BED" wp14:editId="0C77304A">
                <wp:simplePos x="0" y="0"/>
                <wp:positionH relativeFrom="margin">
                  <wp:posOffset>-340242</wp:posOffset>
                </wp:positionH>
                <wp:positionV relativeFrom="paragraph">
                  <wp:posOffset>3144756</wp:posOffset>
                </wp:positionV>
                <wp:extent cx="1298575" cy="435610"/>
                <wp:effectExtent l="0" t="0" r="606425" b="21590"/>
                <wp:wrapNone/>
                <wp:docPr id="30" name="Callout: Lin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575" cy="435610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54843"/>
                            <a:gd name="adj4" fmla="val 144290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2BA10E" w14:textId="4F5A47D4" w:rsidR="00143FF9" w:rsidRDefault="00143FF9" w:rsidP="00F257C5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إزاحة الشريط كاملاً للأسفل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17BED" id="Callout: Line 30" o:spid="_x0000_s1036" type="#_x0000_t47" style="position:absolute;left:0;text-align:left;margin-left:-26.8pt;margin-top:247.6pt;width:102.25pt;height:34.3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" adj="31167,11846,21877,10221" fillcolor="#e2efd9 [665]" strokecolor="#ed7d31 [3205]" strokeweight="1pt">
                <v:textbox>
                  <w:txbxContent>
                    <w:p w14:paraId="202BA10E" w14:textId="4F5A47D4" w:rsidR="00143FF9" w:rsidRDefault="00143FF9" w:rsidP="00F257C5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إزاحة الشريط كاملاً للأسفل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Pr="000C470A">
        <w:rPr>
          <w:rFonts w:ascii="Simplified Arabic" w:hAnsi="Simplified Arabic" w:cs="Simplified Arabic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EB1218" wp14:editId="7879B16E">
                <wp:simplePos x="0" y="0"/>
                <wp:positionH relativeFrom="margin">
                  <wp:posOffset>-170121</wp:posOffset>
                </wp:positionH>
                <wp:positionV relativeFrom="paragraph">
                  <wp:posOffset>1401017</wp:posOffset>
                </wp:positionV>
                <wp:extent cx="2874645" cy="616585"/>
                <wp:effectExtent l="0" t="0" r="478155" b="12065"/>
                <wp:wrapNone/>
                <wp:docPr id="22" name="Callout: Lin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4645" cy="616585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44410"/>
                            <a:gd name="adj4" fmla="val 115241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A8C25" w14:textId="21DF8083" w:rsidR="00143FF9" w:rsidRPr="00BE63DB" w:rsidRDefault="00143FF9" w:rsidP="00BE63DB">
                            <w:pPr>
                              <w:bidi/>
                              <w:rPr>
                                <w:rFonts w:ascii="Simplified Arabic" w:hAnsi="Simplified Arabic" w:cs="Simplified Arabic"/>
                                <w:color w:val="000000" w:themeColor="text1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="Simplified Arabic" w:hAnsi="Simplified Arabic" w:cs="Simplified Arabic" w:hint="cs"/>
                                <w:color w:val="000000" w:themeColor="text1"/>
                                <w:rtl/>
                                <w:lang w:bidi="ar-EG"/>
                              </w:rPr>
                              <w:t xml:space="preserve">عزيزي المواطن </w:t>
                            </w:r>
                            <w:r w:rsidRPr="00BE63DB">
                              <w:rPr>
                                <w:rFonts w:ascii="Simplified Arabic" w:hAnsi="Simplified Arabic" w:cs="Simplified Arabic" w:hint="cs"/>
                                <w:color w:val="000000" w:themeColor="text1"/>
                                <w:rtl/>
                                <w:lang w:bidi="ar-EG"/>
                              </w:rPr>
                              <w:t xml:space="preserve">يمكنك هنا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color w:val="000000" w:themeColor="text1"/>
                                <w:rtl/>
                                <w:lang w:bidi="ar-EG"/>
                              </w:rPr>
                              <w:t>الاطلاع على</w:t>
                            </w:r>
                            <w:r w:rsidRPr="00BE63DB">
                              <w:rPr>
                                <w:rFonts w:ascii="Simplified Arabic" w:hAnsi="Simplified Arabic" w:cs="Simplified Arabic" w:hint="cs"/>
                                <w:color w:val="000000" w:themeColor="text1"/>
                                <w:rtl/>
                                <w:lang w:bidi="ar-EG"/>
                              </w:rPr>
                              <w:t xml:space="preserve"> الاقتراحات والشكاوى التي تقدمت بها 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color w:val="000000" w:themeColor="text1"/>
                                <w:rtl/>
                                <w:lang w:bidi="ar-EG"/>
                              </w:rPr>
                              <w:t>للمركز</w:t>
                            </w:r>
                          </w:p>
                          <w:p w14:paraId="37F2B6D6" w14:textId="2C0A28C3" w:rsidR="00143FF9" w:rsidRDefault="00143FF9" w:rsidP="00BE63DB">
                            <w:pPr>
                              <w:bidi/>
                              <w:rPr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B1218" id="Callout: Line 22" o:spid="_x0000_s1037" type="#_x0000_t47" style="position:absolute;left:0;text-align:left;margin-left:-13.4pt;margin-top:110.3pt;width:226.35pt;height:48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" adj="24892,9593,21877,10221" fillcolor="#e2efd9 [665]" strokecolor="#ed7d31 [3205]" strokeweight="1pt">
                <v:textbox>
                  <w:txbxContent>
                    <w:p w14:paraId="1CCA8C25" w14:textId="21DF8083" w:rsidR="00143FF9" w:rsidRPr="00BE63DB" w:rsidRDefault="00143FF9" w:rsidP="00BE63DB">
                      <w:pPr>
                        <w:bidi/>
                        <w:rPr>
                          <w:rFonts w:ascii="Simplified Arabic" w:hAnsi="Simplified Arabic" w:cs="Simplified Arabic"/>
                          <w:color w:val="000000" w:themeColor="text1"/>
                          <w:rtl/>
                          <w:lang w:bidi="ar-EG"/>
                        </w:rPr>
                      </w:pPr>
                      <w:r>
                        <w:rPr>
                          <w:rFonts w:ascii="Simplified Arabic" w:hAnsi="Simplified Arabic" w:cs="Simplified Arabic" w:hint="cs"/>
                          <w:color w:val="000000" w:themeColor="text1"/>
                          <w:rtl/>
                          <w:lang w:bidi="ar-EG"/>
                        </w:rPr>
                        <w:t xml:space="preserve">عزيزي المواطن </w:t>
                      </w:r>
                      <w:r w:rsidRPr="00BE63DB">
                        <w:rPr>
                          <w:rFonts w:ascii="Simplified Arabic" w:hAnsi="Simplified Arabic" w:cs="Simplified Arabic" w:hint="cs"/>
                          <w:color w:val="000000" w:themeColor="text1"/>
                          <w:rtl/>
                          <w:lang w:bidi="ar-EG"/>
                        </w:rPr>
                        <w:t xml:space="preserve">يمكنك هنا </w:t>
                      </w:r>
                      <w:r>
                        <w:rPr>
                          <w:rFonts w:ascii="Simplified Arabic" w:hAnsi="Simplified Arabic" w:cs="Simplified Arabic" w:hint="cs"/>
                          <w:color w:val="000000" w:themeColor="text1"/>
                          <w:rtl/>
                          <w:lang w:bidi="ar-EG"/>
                        </w:rPr>
                        <w:t>الاطلاع على</w:t>
                      </w:r>
                      <w:r w:rsidRPr="00BE63DB">
                        <w:rPr>
                          <w:rFonts w:ascii="Simplified Arabic" w:hAnsi="Simplified Arabic" w:cs="Simplified Arabic" w:hint="cs"/>
                          <w:color w:val="000000" w:themeColor="text1"/>
                          <w:rtl/>
                          <w:lang w:bidi="ar-EG"/>
                        </w:rPr>
                        <w:t xml:space="preserve"> الاقتراحات والشكاوى التي تقدمت بها </w:t>
                      </w:r>
                      <w:r>
                        <w:rPr>
                          <w:rFonts w:ascii="Simplified Arabic" w:hAnsi="Simplified Arabic" w:cs="Simplified Arabic" w:hint="cs"/>
                          <w:color w:val="000000" w:themeColor="text1"/>
                          <w:rtl/>
                          <w:lang w:bidi="ar-EG"/>
                        </w:rPr>
                        <w:t>للمركز</w:t>
                      </w:r>
                    </w:p>
                    <w:p w14:paraId="37F2B6D6" w14:textId="2C0A28C3" w:rsidR="00143FF9" w:rsidRDefault="00143FF9" w:rsidP="00BE63DB">
                      <w:pPr>
                        <w:bidi/>
                        <w:rPr>
                          <w:lang w:bidi="ar-EG"/>
                        </w:rPr>
                      </w:pP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F257C5">
        <w:rPr>
          <w:rFonts w:ascii="Simplified Arabic" w:hAnsi="Simplified Arabic" w:cs="Simplified Arabic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5CBF09" wp14:editId="07737956">
                <wp:simplePos x="0" y="0"/>
                <wp:positionH relativeFrom="margin">
                  <wp:align>center</wp:align>
                </wp:positionH>
                <wp:positionV relativeFrom="paragraph">
                  <wp:posOffset>2759961</wp:posOffset>
                </wp:positionV>
                <wp:extent cx="957580" cy="296545"/>
                <wp:effectExtent l="0" t="0" r="33020" b="160655"/>
                <wp:wrapNone/>
                <wp:docPr id="29" name="Callout: Lin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80" cy="296545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139469"/>
                            <a:gd name="adj4" fmla="val 81320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165E1" w14:textId="77777777" w:rsidR="00143FF9" w:rsidRDefault="00143FF9" w:rsidP="00F257C5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رقم التواصل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CBF09" id="Callout: Line 29" o:spid="_x0000_s1038" type="#_x0000_t47" style="position:absolute;left:0;text-align:left;margin-left:0;margin-top:217.3pt;width:75.4pt;height:23.35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" adj="17565,30125,21877,10221" fillcolor="#e2efd9 [665]" strokecolor="#ed7d31 [3205]" strokeweight="1pt">
                <v:textbox>
                  <w:txbxContent>
                    <w:p w14:paraId="146165E1" w14:textId="77777777" w:rsidR="00143FF9" w:rsidRDefault="00143FF9" w:rsidP="00F257C5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رقم التواصل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F257C5" w:rsidRPr="00F257C5">
        <w:rPr>
          <w:rFonts w:ascii="Simplified Arabic" w:hAnsi="Simplified Arabic" w:cs="Simplified Arabic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E2F6B7" wp14:editId="3E1607E8">
                <wp:simplePos x="0" y="0"/>
                <wp:positionH relativeFrom="margin">
                  <wp:posOffset>6617780</wp:posOffset>
                </wp:positionH>
                <wp:positionV relativeFrom="paragraph">
                  <wp:posOffset>2225940</wp:posOffset>
                </wp:positionV>
                <wp:extent cx="957580" cy="296545"/>
                <wp:effectExtent l="0" t="0" r="33020" b="694055"/>
                <wp:wrapNone/>
                <wp:docPr id="28" name="Callout: Lin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80" cy="296545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316128"/>
                            <a:gd name="adj4" fmla="val 53469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00FF0C" w14:textId="218F4B2E" w:rsidR="00143FF9" w:rsidRDefault="00143FF9" w:rsidP="00F257C5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إزاحتها لليمين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2F6B7" id="Callout: Line 28" o:spid="_x0000_s1039" type="#_x0000_t47" style="position:absolute;left:0;text-align:left;margin-left:521.1pt;margin-top:175.25pt;width:75.4pt;height:23.3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" adj="11549,68284,21877,10221" fillcolor="#e2efd9 [665]" strokecolor="#ed7d31 [3205]" strokeweight="1pt">
                <v:textbox>
                  <w:txbxContent>
                    <w:p w14:paraId="0E00FF0C" w14:textId="218F4B2E" w:rsidR="00143FF9" w:rsidRDefault="00143FF9" w:rsidP="00F257C5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إزاحتها لليمين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80143D">
        <w:rPr>
          <w:noProof/>
        </w:rPr>
        <w:drawing>
          <wp:inline distT="0" distB="0" distL="0" distR="0" wp14:anchorId="518BFDDB" wp14:editId="597F45E0">
            <wp:extent cx="8229600" cy="46266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0FFA" w14:textId="1662817E" w:rsidR="007B1554" w:rsidRDefault="007B1554" w:rsidP="00B75581">
      <w:pPr>
        <w:bidi/>
        <w:rPr>
          <w:rFonts w:ascii="Simplified Arabic" w:hAnsi="Simplified Arabic" w:cs="Simplified Arabic"/>
          <w:rtl/>
        </w:rPr>
      </w:pPr>
    </w:p>
    <w:p w14:paraId="4F265E6B" w14:textId="3B88F8CE" w:rsidR="00F257C5" w:rsidRDefault="00F257C5" w:rsidP="00B75581">
      <w:pPr>
        <w:tabs>
          <w:tab w:val="right" w:pos="12960"/>
        </w:tabs>
        <w:bidi/>
        <w:jc w:val="right"/>
        <w:rPr>
          <w:rFonts w:ascii="Simplified Arabic" w:hAnsi="Simplified Arabic" w:cs="Simplified Arabic"/>
          <w:rtl/>
        </w:rPr>
      </w:pPr>
    </w:p>
    <w:p w14:paraId="569A2065" w14:textId="77777777" w:rsidR="0031464E" w:rsidRDefault="0031464E" w:rsidP="00B75581">
      <w:pPr>
        <w:tabs>
          <w:tab w:val="right" w:pos="12960"/>
        </w:tabs>
        <w:bidi/>
        <w:rPr>
          <w:rFonts w:ascii="Simplified Arabic" w:hAnsi="Simplified Arabic" w:cs="Simplified Arabic"/>
        </w:rPr>
      </w:pPr>
    </w:p>
    <w:p w14:paraId="480B7466" w14:textId="218E10F5" w:rsidR="0031464E" w:rsidRDefault="0031464E">
      <w:pPr>
        <w:rPr>
          <w:rFonts w:ascii="Simplified Arabic" w:hAnsi="Simplified Arabic" w:cs="Simplified Arabic"/>
          <w:lang w:bidi="ar-EG"/>
        </w:rPr>
      </w:pPr>
    </w:p>
    <w:p w14:paraId="1218F499" w14:textId="622D4B7D" w:rsidR="0031464E" w:rsidRDefault="0031464E" w:rsidP="0031464E">
      <w:pPr>
        <w:tabs>
          <w:tab w:val="right" w:pos="12960"/>
        </w:tabs>
        <w:bidi/>
        <w:rPr>
          <w:rFonts w:ascii="Simplified Arabic" w:hAnsi="Simplified Arabic" w:cs="Simplified Arabic"/>
          <w:rtl/>
        </w:rPr>
      </w:pPr>
      <w:r w:rsidRPr="000C470A">
        <w:rPr>
          <w:rFonts w:ascii="Simplified Arabic" w:hAnsi="Simplified Arabic" w:cs="Simplified Arab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1715C8" wp14:editId="0B14D124">
                <wp:simplePos x="0" y="0"/>
                <wp:positionH relativeFrom="margin">
                  <wp:posOffset>5075717</wp:posOffset>
                </wp:positionH>
                <wp:positionV relativeFrom="paragraph">
                  <wp:posOffset>1197492</wp:posOffset>
                </wp:positionV>
                <wp:extent cx="2108200" cy="616585"/>
                <wp:effectExtent l="57150" t="0" r="25400" b="259715"/>
                <wp:wrapNone/>
                <wp:docPr id="280" name="Callout: Lin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616585"/>
                        </a:xfrm>
                        <a:prstGeom prst="borderCallout1">
                          <a:avLst>
                            <a:gd name="adj1" fmla="val 140440"/>
                            <a:gd name="adj2" fmla="val -2613"/>
                            <a:gd name="adj3" fmla="val 103040"/>
                            <a:gd name="adj4" fmla="val 48379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3CD68" w14:textId="4129C068" w:rsidR="00143FF9" w:rsidRDefault="00143FF9" w:rsidP="0031464E">
                            <w:pPr>
                              <w:bidi/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إزالة النص المتواجد أعلى الخلية لا داعي لوجوده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715C8" id="Callout: Line 280" o:spid="_x0000_s1040" type="#_x0000_t47" style="position:absolute;left:0;text-align:left;margin-left:399.65pt;margin-top:94.3pt;width:166pt;height:48.5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" adj="10450,22257,-564,30335" fillcolor="#e2efd9 [665]" strokecolor="#ed7d31 [3205]" strokeweight="1pt">
                <v:textbox>
                  <w:txbxContent>
                    <w:p w14:paraId="32D3CD68" w14:textId="4129C068" w:rsidR="00143FF9" w:rsidRDefault="00143FF9" w:rsidP="0031464E">
                      <w:pPr>
                        <w:bidi/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  <w:t>إزالة النص المتواجد أعلى الخلية لا داعي لوجوده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0C470A">
        <w:rPr>
          <w:rFonts w:ascii="Simplified Arabic" w:hAnsi="Simplified Arabic" w:cs="Simplified Arabic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6A8B7D" wp14:editId="509424F4">
                <wp:simplePos x="0" y="0"/>
                <wp:positionH relativeFrom="margin">
                  <wp:posOffset>988828</wp:posOffset>
                </wp:positionH>
                <wp:positionV relativeFrom="paragraph">
                  <wp:posOffset>1495203</wp:posOffset>
                </wp:positionV>
                <wp:extent cx="2108480" cy="616585"/>
                <wp:effectExtent l="0" t="0" r="387350" b="12065"/>
                <wp:wrapNone/>
                <wp:docPr id="277" name="Callout: Lin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480" cy="616585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72000"/>
                            <a:gd name="adj4" fmla="val 116970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9E175" w14:textId="5EFCEF50" w:rsidR="00143FF9" w:rsidRPr="00EA13D4" w:rsidRDefault="00143FF9" w:rsidP="0031464E">
                            <w:pPr>
                              <w:jc w:val="right"/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عزيزي المواطن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  <w:t xml:space="preserve"> يرجى إدخال رقم هويتك في المكان المخصص</w:t>
                            </w:r>
                          </w:p>
                          <w:p w14:paraId="6F927977" w14:textId="77777777" w:rsidR="00143FF9" w:rsidRDefault="00143FF9" w:rsidP="0031464E">
                            <w:pPr>
                              <w:bidi/>
                              <w:rPr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A8B7D" id="Callout: Line 277" o:spid="_x0000_s1041" type="#_x0000_t47" style="position:absolute;left:0;text-align:left;margin-left:77.85pt;margin-top:117.75pt;width:166pt;height:48.5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" adj="25266,15552,21877,10221" fillcolor="#e2efd9 [665]" strokecolor="#ed7d31 [3205]" strokeweight="1pt">
                <v:textbox>
                  <w:txbxContent>
                    <w:p w14:paraId="6C39E175" w14:textId="5EFCEF50" w:rsidR="00143FF9" w:rsidRPr="00EA13D4" w:rsidRDefault="00143FF9" w:rsidP="0031464E">
                      <w:pPr>
                        <w:jc w:val="right"/>
                        <w:rPr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  <w:t>عزيزي المواطن</w:t>
                      </w:r>
                      <w:r>
                        <w:rPr>
                          <w:rFonts w:hint="cs"/>
                          <w:b/>
                          <w:bCs/>
                          <w:color w:val="002060"/>
                          <w:sz w:val="28"/>
                          <w:szCs w:val="28"/>
                          <w:rtl/>
                        </w:rPr>
                        <w:t>:</w:t>
                      </w:r>
                      <w:r>
                        <w:rPr>
                          <w:rFonts w:hint="cs"/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  <w:t xml:space="preserve"> يرجى إدخال رقم هويتك في المكان المخصص</w:t>
                      </w:r>
                    </w:p>
                    <w:p w14:paraId="6F927977" w14:textId="77777777" w:rsidR="00143FF9" w:rsidRDefault="00143FF9" w:rsidP="0031464E">
                      <w:pPr>
                        <w:bidi/>
                        <w:rPr>
                          <w:lang w:bidi="ar-EG"/>
                        </w:rPr>
                      </w:pP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93D31A" wp14:editId="7D819658">
            <wp:extent cx="8229600" cy="4626610"/>
            <wp:effectExtent l="0" t="0" r="0" b="254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A88" w:rsidRPr="00F257C5">
        <w:rPr>
          <w:rFonts w:ascii="Simplified Arabic" w:hAnsi="Simplified Arabic" w:cs="Simplified Arabic"/>
          <w:rtl/>
        </w:rPr>
        <w:br w:type="page"/>
      </w:r>
    </w:p>
    <w:p w14:paraId="2F258243" w14:textId="2C4A9DC8" w:rsidR="00906A88" w:rsidRPr="0031464E" w:rsidRDefault="0031464E" w:rsidP="0031464E">
      <w:pPr>
        <w:tabs>
          <w:tab w:val="right" w:pos="12960"/>
        </w:tabs>
        <w:bidi/>
        <w:rPr>
          <w:rFonts w:ascii="Simplified Arabic" w:hAnsi="Simplified Arabic" w:cs="Simplified Arabic"/>
          <w:b/>
          <w:bCs/>
        </w:rPr>
      </w:pPr>
      <w:r w:rsidRPr="0031464E">
        <w:rPr>
          <w:rFonts w:ascii="Simplified Arabic" w:hAnsi="Simplified Arabic" w:cs="Simplified Arabic" w:hint="cs"/>
          <w:b/>
          <w:bCs/>
          <w:highlight w:val="yellow"/>
          <w:rtl/>
        </w:rPr>
        <w:lastRenderedPageBreak/>
        <w:t xml:space="preserve">الواجهة التي تظهر في حال كان </w:t>
      </w:r>
      <w:r>
        <w:rPr>
          <w:rFonts w:ascii="Simplified Arabic" w:hAnsi="Simplified Arabic" w:cs="Simplified Arabic" w:hint="cs"/>
          <w:b/>
          <w:bCs/>
          <w:highlight w:val="yellow"/>
          <w:rtl/>
        </w:rPr>
        <w:t xml:space="preserve">المواطن </w:t>
      </w:r>
      <w:r w:rsidRPr="0031464E">
        <w:rPr>
          <w:rFonts w:ascii="Simplified Arabic" w:hAnsi="Simplified Arabic" w:cs="Simplified Arabic" w:hint="cs"/>
          <w:b/>
          <w:bCs/>
          <w:highlight w:val="yellow"/>
          <w:rtl/>
        </w:rPr>
        <w:t>غير مستفيد من مشاريع المركز:</w:t>
      </w:r>
      <w:r w:rsidR="00F257C5" w:rsidRPr="0031464E">
        <w:rPr>
          <w:rFonts w:ascii="Simplified Arabic" w:hAnsi="Simplified Arabic" w:cs="Simplified Arabic"/>
          <w:b/>
          <w:bCs/>
          <w:rtl/>
        </w:rPr>
        <w:tab/>
      </w:r>
    </w:p>
    <w:p w14:paraId="5E9A705D" w14:textId="4558E640" w:rsidR="00FC1624" w:rsidRDefault="00FC1624" w:rsidP="00B75581">
      <w:pPr>
        <w:bidi/>
        <w:rPr>
          <w:rFonts w:ascii="Simplified Arabic" w:hAnsi="Simplified Arabic" w:cs="Simplified Arabic"/>
          <w:rtl/>
        </w:rPr>
      </w:pPr>
    </w:p>
    <w:p w14:paraId="52303CF2" w14:textId="7E8610EB" w:rsidR="00BE63DB" w:rsidRDefault="00B75581" w:rsidP="00B75581">
      <w:pPr>
        <w:bidi/>
        <w:rPr>
          <w:noProof/>
        </w:rPr>
      </w:pPr>
      <w:r w:rsidRPr="000C470A">
        <w:rPr>
          <w:rFonts w:ascii="Simplified Arabic" w:hAnsi="Simplified Arabic" w:cs="Simplified Arabic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4501F3" wp14:editId="4413AEBD">
                <wp:simplePos x="0" y="0"/>
                <wp:positionH relativeFrom="margin">
                  <wp:posOffset>-629475</wp:posOffset>
                </wp:positionH>
                <wp:positionV relativeFrom="paragraph">
                  <wp:posOffset>563724</wp:posOffset>
                </wp:positionV>
                <wp:extent cx="3118485" cy="878774"/>
                <wp:effectExtent l="0" t="0" r="501015" b="17145"/>
                <wp:wrapNone/>
                <wp:docPr id="24" name="Callout: Lin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485" cy="878774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94418"/>
                            <a:gd name="adj4" fmla="val 115241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D88C53" w14:textId="79F69777" w:rsidR="00143FF9" w:rsidRDefault="00143FF9" w:rsidP="00033796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أهلاً بك عزيزي المواطن</w:t>
                            </w:r>
                          </w:p>
                          <w:p w14:paraId="428C2B89" w14:textId="52C32DC0" w:rsidR="00143FF9" w:rsidRDefault="00143FF9" w:rsidP="00033796">
                            <w:pPr>
                              <w:jc w:val="right"/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أنت غير مستفيد من مشاريع المركز، ويمكنك تقديم اقتراحك أو شكواك بالضغط على الزر أدناه.</w:t>
                            </w:r>
                          </w:p>
                          <w:p w14:paraId="0A82B132" w14:textId="77777777" w:rsidR="00143FF9" w:rsidRPr="00EA13D4" w:rsidRDefault="00143FF9" w:rsidP="00B75581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</w:p>
                          <w:p w14:paraId="030F46C4" w14:textId="77777777" w:rsidR="00143FF9" w:rsidRDefault="00143FF9" w:rsidP="00033796">
                            <w:pPr>
                              <w:bidi/>
                              <w:rPr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501F3" id="Callout: Line 24" o:spid="_x0000_s1042" type="#_x0000_t47" style="position:absolute;left:0;text-align:left;margin-left:-49.55pt;margin-top:44.4pt;width:245.55pt;height:69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" adj="24892,20394,21877,10221" fillcolor="#e2efd9 [665]" strokecolor="#ed7d31 [3205]" strokeweight="1pt">
                <v:textbox>
                  <w:txbxContent>
                    <w:p w14:paraId="44D88C53" w14:textId="79F69777" w:rsidR="00143FF9" w:rsidRDefault="00143FF9" w:rsidP="00033796">
                      <w:pPr>
                        <w:jc w:val="center"/>
                        <w:rPr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  <w:t>أهلاً بك عزيزي المواطن</w:t>
                      </w:r>
                    </w:p>
                    <w:p w14:paraId="428C2B89" w14:textId="52C32DC0" w:rsidR="00143FF9" w:rsidRDefault="00143FF9" w:rsidP="00033796">
                      <w:pPr>
                        <w:jc w:val="right"/>
                        <w:rPr>
                          <w:b/>
                          <w:bCs/>
                          <w:color w:val="002060"/>
                          <w:sz w:val="28"/>
                          <w:szCs w:val="28"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  <w:t>أنت غير مستفيد من مشاريع المركز، ويمكنك تقديم اقتراحك أو شكواك بالضغط على الزر أدناه.</w:t>
                      </w:r>
                    </w:p>
                    <w:p w14:paraId="0A82B132" w14:textId="77777777" w:rsidR="00143FF9" w:rsidRPr="00EA13D4" w:rsidRDefault="00143FF9" w:rsidP="00B75581">
                      <w:pPr>
                        <w:jc w:val="center"/>
                        <w:rPr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</w:pPr>
                    </w:p>
                    <w:p w14:paraId="030F46C4" w14:textId="77777777" w:rsidR="00143FF9" w:rsidRDefault="00143FF9" w:rsidP="00033796">
                      <w:pPr>
                        <w:bidi/>
                        <w:rPr>
                          <w:lang w:bidi="ar-EG"/>
                        </w:rPr>
                      </w:pP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033796" w:rsidRPr="000C470A">
        <w:rPr>
          <w:rFonts w:ascii="Simplified Arabic" w:hAnsi="Simplified Arabic" w:cs="Simplified Arabic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AB10F1" wp14:editId="04237D69">
                <wp:simplePos x="0" y="0"/>
                <wp:positionH relativeFrom="margin">
                  <wp:align>left</wp:align>
                </wp:positionH>
                <wp:positionV relativeFrom="paragraph">
                  <wp:posOffset>1770734</wp:posOffset>
                </wp:positionV>
                <wp:extent cx="2459975" cy="382773"/>
                <wp:effectExtent l="0" t="0" r="398145" b="17780"/>
                <wp:wrapNone/>
                <wp:docPr id="25" name="Callout: Lin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975" cy="382773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94418"/>
                            <a:gd name="adj4" fmla="val 115241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11BEA" w14:textId="77777777" w:rsidR="00143FF9" w:rsidRDefault="00143FF9" w:rsidP="00033796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  <w:t xml:space="preserve">انتقل إلى تقديم اقتراحك أو شكواك </w:t>
                            </w:r>
                          </w:p>
                          <w:p w14:paraId="5D06002A" w14:textId="77777777" w:rsidR="00143FF9" w:rsidRDefault="00143FF9" w:rsidP="00033796">
                            <w:pPr>
                              <w:bidi/>
                              <w:rPr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B10F1" id="Callout: Line 25" o:spid="_x0000_s1043" type="#_x0000_t47" style="position:absolute;left:0;text-align:left;margin-left:0;margin-top:139.45pt;width:193.7pt;height:30.1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" adj="24892,20394,21877,10221" fillcolor="#e2efd9 [665]" strokecolor="#ed7d31 [3205]" strokeweight="1pt">
                <v:textbox>
                  <w:txbxContent>
                    <w:p w14:paraId="37E11BEA" w14:textId="77777777" w:rsidR="00143FF9" w:rsidRDefault="00143FF9" w:rsidP="00033796">
                      <w:pPr>
                        <w:jc w:val="center"/>
                        <w:rPr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  <w:t xml:space="preserve">انتقل إلى تقديم اقتراحك أو شكواك </w:t>
                      </w:r>
                    </w:p>
                    <w:p w14:paraId="5D06002A" w14:textId="77777777" w:rsidR="00143FF9" w:rsidRDefault="00143FF9" w:rsidP="00033796">
                      <w:pPr>
                        <w:bidi/>
                        <w:rPr>
                          <w:lang w:bidi="ar-EG"/>
                        </w:rPr>
                      </w:pP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FC1624">
        <w:rPr>
          <w:noProof/>
        </w:rPr>
        <w:drawing>
          <wp:inline distT="0" distB="0" distL="0" distR="0" wp14:anchorId="2D4533F6" wp14:editId="74FFDB3D">
            <wp:extent cx="8229600" cy="46266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32A2" w14:textId="6DBEA2A3" w:rsidR="00990E46" w:rsidRDefault="00990E46" w:rsidP="00B75581">
      <w:pPr>
        <w:tabs>
          <w:tab w:val="left" w:pos="4563"/>
        </w:tabs>
        <w:bidi/>
        <w:rPr>
          <w:rFonts w:ascii="Simplified Arabic" w:hAnsi="Simplified Arabic" w:cs="Simplified Arabic"/>
          <w:rtl/>
        </w:rPr>
      </w:pPr>
      <w:r>
        <w:rPr>
          <w:rFonts w:ascii="Simplified Arabic" w:hAnsi="Simplified Arabic" w:cs="Simplified Arabic"/>
          <w:rtl/>
        </w:rPr>
        <w:tab/>
      </w:r>
    </w:p>
    <w:p w14:paraId="4572282C" w14:textId="477BFB9F" w:rsidR="00990E46" w:rsidRDefault="00990E46" w:rsidP="00B75581">
      <w:pPr>
        <w:tabs>
          <w:tab w:val="left" w:pos="4563"/>
        </w:tabs>
        <w:bidi/>
        <w:rPr>
          <w:rFonts w:ascii="Simplified Arabic" w:hAnsi="Simplified Arabic" w:cs="Simplified Arabic"/>
          <w:rtl/>
        </w:rPr>
      </w:pPr>
    </w:p>
    <w:p w14:paraId="7A70E238" w14:textId="31CED2BF" w:rsidR="00990E46" w:rsidRDefault="00990E46" w:rsidP="00B75581">
      <w:pPr>
        <w:tabs>
          <w:tab w:val="left" w:pos="4563"/>
        </w:tabs>
        <w:bidi/>
        <w:rPr>
          <w:rFonts w:ascii="Simplified Arabic" w:hAnsi="Simplified Arabic" w:cs="Simplified Arabic"/>
          <w:rtl/>
        </w:rPr>
      </w:pPr>
    </w:p>
    <w:p w14:paraId="6677B8F5" w14:textId="77777777" w:rsidR="00990E46" w:rsidRDefault="00990E46" w:rsidP="00B75581">
      <w:pPr>
        <w:tabs>
          <w:tab w:val="left" w:pos="4563"/>
        </w:tabs>
        <w:bidi/>
        <w:rPr>
          <w:rFonts w:ascii="Simplified Arabic" w:hAnsi="Simplified Arabic" w:cs="Simplified Arabic"/>
          <w:rtl/>
        </w:rPr>
      </w:pPr>
    </w:p>
    <w:p w14:paraId="32D679AA" w14:textId="4E6E855B" w:rsidR="00990E46" w:rsidRDefault="0031464E" w:rsidP="00B75581">
      <w:pPr>
        <w:tabs>
          <w:tab w:val="left" w:pos="4563"/>
        </w:tabs>
        <w:bidi/>
        <w:rPr>
          <w:rFonts w:ascii="Simplified Arabic" w:hAnsi="Simplified Arabic" w:cs="Simplified Arabic"/>
        </w:rPr>
      </w:pPr>
      <w:r w:rsidRPr="0031464E">
        <w:rPr>
          <w:rFonts w:ascii="Simplified Arabic" w:hAnsi="Simplified Arabic" w:cs="Simplified Arabic" w:hint="cs"/>
          <w:b/>
          <w:bCs/>
          <w:highlight w:val="yellow"/>
          <w:rtl/>
        </w:rPr>
        <w:lastRenderedPageBreak/>
        <w:t xml:space="preserve">الواجهة التي تظهر في حال كان </w:t>
      </w:r>
      <w:r>
        <w:rPr>
          <w:rFonts w:ascii="Simplified Arabic" w:hAnsi="Simplified Arabic" w:cs="Simplified Arabic" w:hint="cs"/>
          <w:b/>
          <w:bCs/>
          <w:highlight w:val="yellow"/>
          <w:rtl/>
        </w:rPr>
        <w:t xml:space="preserve">المواطن </w:t>
      </w:r>
      <w:r w:rsidRPr="0031464E">
        <w:rPr>
          <w:rFonts w:ascii="Simplified Arabic" w:hAnsi="Simplified Arabic" w:cs="Simplified Arabic" w:hint="cs"/>
          <w:b/>
          <w:bCs/>
          <w:highlight w:val="yellow"/>
          <w:rtl/>
        </w:rPr>
        <w:t>مستفيد من مشاريع المركز:</w:t>
      </w:r>
    </w:p>
    <w:p w14:paraId="2EDFE0FE" w14:textId="7BD1747C" w:rsidR="00990E46" w:rsidRDefault="00C701EB" w:rsidP="00B75581">
      <w:pPr>
        <w:tabs>
          <w:tab w:val="left" w:pos="4563"/>
        </w:tabs>
        <w:bidi/>
        <w:rPr>
          <w:noProof/>
        </w:rPr>
      </w:pPr>
      <w:r w:rsidRPr="000C470A">
        <w:rPr>
          <w:rFonts w:ascii="Simplified Arabic" w:hAnsi="Simplified Arabic" w:cs="Simplified Arabic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6EC444" wp14:editId="4AA3F6C6">
                <wp:simplePos x="0" y="0"/>
                <wp:positionH relativeFrom="margin">
                  <wp:posOffset>47501</wp:posOffset>
                </wp:positionH>
                <wp:positionV relativeFrom="paragraph">
                  <wp:posOffset>2815211</wp:posOffset>
                </wp:positionV>
                <wp:extent cx="2459355" cy="382270"/>
                <wp:effectExtent l="0" t="323850" r="474345" b="17780"/>
                <wp:wrapNone/>
                <wp:docPr id="257" name="Callout: Lin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355" cy="382270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-82654"/>
                            <a:gd name="adj4" fmla="val 118138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F620B" w14:textId="77777777" w:rsidR="00143FF9" w:rsidRDefault="00143FF9" w:rsidP="00C701EB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  <w:t xml:space="preserve">انتقل إلى تقديم اقتراحك أو شكواك </w:t>
                            </w:r>
                          </w:p>
                          <w:p w14:paraId="707116AF" w14:textId="77777777" w:rsidR="00143FF9" w:rsidRDefault="00143FF9" w:rsidP="00C701EB">
                            <w:pPr>
                              <w:bidi/>
                              <w:rPr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EC444" id="Callout: Line 257" o:spid="_x0000_s1044" type="#_x0000_t47" style="position:absolute;left:0;text-align:left;margin-left:3.75pt;margin-top:221.65pt;width:193.65pt;height:30.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" adj="25518,-17853,21877,10221" fillcolor="#e2efd9 [665]" strokecolor="#ed7d31 [3205]" strokeweight="1pt">
                <v:textbox>
                  <w:txbxContent>
                    <w:p w14:paraId="304F620B" w14:textId="77777777" w:rsidR="00143FF9" w:rsidRDefault="00143FF9" w:rsidP="00C701EB">
                      <w:pPr>
                        <w:jc w:val="center"/>
                        <w:rPr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  <w:t xml:space="preserve">انتقل إلى تقديم اقتراحك أو شكواك </w:t>
                      </w:r>
                    </w:p>
                    <w:p w14:paraId="707116AF" w14:textId="77777777" w:rsidR="00143FF9" w:rsidRDefault="00143FF9" w:rsidP="00C701EB">
                      <w:pPr>
                        <w:bidi/>
                        <w:rPr>
                          <w:lang w:bidi="ar-EG"/>
                        </w:rPr>
                      </w:pP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0C470A">
        <w:rPr>
          <w:rFonts w:ascii="Simplified Arabic" w:hAnsi="Simplified Arabic" w:cs="Simplified Arabic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C99657" wp14:editId="367C0843">
                <wp:simplePos x="0" y="0"/>
                <wp:positionH relativeFrom="margin">
                  <wp:posOffset>-415636</wp:posOffset>
                </wp:positionH>
                <wp:positionV relativeFrom="paragraph">
                  <wp:posOffset>927034</wp:posOffset>
                </wp:positionV>
                <wp:extent cx="2969895" cy="1234440"/>
                <wp:effectExtent l="0" t="0" r="649605" b="22860"/>
                <wp:wrapNone/>
                <wp:docPr id="256" name="Callout: Lin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895" cy="1234440"/>
                        </a:xfrm>
                        <a:prstGeom prst="borderCallout1">
                          <a:avLst>
                            <a:gd name="adj1" fmla="val 47321"/>
                            <a:gd name="adj2" fmla="val 101282"/>
                            <a:gd name="adj3" fmla="val 40546"/>
                            <a:gd name="adj4" fmla="val 120839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19C788" w14:textId="77777777" w:rsidR="00143FF9" w:rsidRDefault="00143FF9" w:rsidP="00C701EB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أهلاً بك ....</w:t>
                            </w:r>
                          </w:p>
                          <w:p w14:paraId="75086606" w14:textId="77777777" w:rsidR="00143FF9" w:rsidRDefault="00143FF9" w:rsidP="00C701EB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  <w:t xml:space="preserve">أنت مستفيد من مشاريع المركز الموضحة أدناه. </w:t>
                            </w:r>
                          </w:p>
                          <w:p w14:paraId="5E3EE82B" w14:textId="77777777" w:rsidR="00143FF9" w:rsidRPr="00EA13D4" w:rsidRDefault="00143FF9" w:rsidP="00C701EB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اختار المشروع الذي تريد تقديم اقتراحك أو شكواك بخصوصه.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99657" id="Callout: Line 256" o:spid="_x0000_s1045" type="#_x0000_t47" style="position:absolute;left:0;text-align:left;margin-left:-32.75pt;margin-top:73pt;width:233.85pt;height:97.2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" adj="26101,8758,21877,10221" fillcolor="#e2efd9 [665]" strokecolor="#ed7d31 [3205]" strokeweight="1pt">
                <v:textbox>
                  <w:txbxContent>
                    <w:p w14:paraId="2119C788" w14:textId="77777777" w:rsidR="00143FF9" w:rsidRDefault="00143FF9" w:rsidP="00C701EB">
                      <w:pPr>
                        <w:jc w:val="center"/>
                        <w:rPr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  <w:t>أهلاً بك ....</w:t>
                      </w:r>
                    </w:p>
                    <w:p w14:paraId="75086606" w14:textId="77777777" w:rsidR="00143FF9" w:rsidRDefault="00143FF9" w:rsidP="00C701EB">
                      <w:pPr>
                        <w:jc w:val="center"/>
                        <w:rPr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  <w:t xml:space="preserve">أنت مستفيد من مشاريع المركز الموضحة أدناه. </w:t>
                      </w:r>
                    </w:p>
                    <w:p w14:paraId="5E3EE82B" w14:textId="77777777" w:rsidR="00143FF9" w:rsidRPr="00EA13D4" w:rsidRDefault="00143FF9" w:rsidP="00C701EB">
                      <w:pPr>
                        <w:jc w:val="center"/>
                        <w:rPr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2060"/>
                          <w:sz w:val="28"/>
                          <w:szCs w:val="28"/>
                          <w:rtl/>
                          <w:lang w:bidi="ar-EG"/>
                        </w:rPr>
                        <w:t>اختار المشروع الذي تريد تقديم اقتراحك أو شكواك بخصوصه.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990E46">
        <w:rPr>
          <w:noProof/>
        </w:rPr>
        <w:drawing>
          <wp:inline distT="0" distB="0" distL="0" distR="0" wp14:anchorId="4F6209B7" wp14:editId="5ED523E4">
            <wp:extent cx="8229600" cy="46266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FB86" w14:textId="0F3EE1D3" w:rsidR="00C701EB" w:rsidRDefault="00C701EB" w:rsidP="00B75581">
      <w:pPr>
        <w:tabs>
          <w:tab w:val="left" w:pos="6957"/>
        </w:tabs>
        <w:bidi/>
        <w:rPr>
          <w:rFonts w:ascii="Simplified Arabic" w:hAnsi="Simplified Arabic" w:cs="Simplified Arabic"/>
          <w:rtl/>
        </w:rPr>
      </w:pPr>
      <w:r>
        <w:rPr>
          <w:rFonts w:ascii="Simplified Arabic" w:hAnsi="Simplified Arabic" w:cs="Simplified Arabic"/>
          <w:rtl/>
        </w:rPr>
        <w:tab/>
      </w:r>
    </w:p>
    <w:p w14:paraId="7A6A1199" w14:textId="52321264" w:rsidR="00C701EB" w:rsidRDefault="00C701EB" w:rsidP="00B75581">
      <w:pPr>
        <w:tabs>
          <w:tab w:val="left" w:pos="6957"/>
        </w:tabs>
        <w:bidi/>
        <w:rPr>
          <w:rFonts w:ascii="Simplified Arabic" w:hAnsi="Simplified Arabic" w:cs="Simplified Arabic"/>
          <w:rtl/>
        </w:rPr>
      </w:pPr>
    </w:p>
    <w:p w14:paraId="65F87140" w14:textId="31B59675" w:rsidR="00B75581" w:rsidRDefault="00B75581" w:rsidP="00B75581">
      <w:pPr>
        <w:bidi/>
        <w:rPr>
          <w:rFonts w:ascii="Simplified Arabic" w:hAnsi="Simplified Arabic" w:cs="Simplified Arabic"/>
          <w:rtl/>
        </w:rPr>
      </w:pPr>
      <w:r>
        <w:rPr>
          <w:rFonts w:ascii="Simplified Arabic" w:hAnsi="Simplified Arabic" w:cs="Simplified Arabic"/>
          <w:rtl/>
        </w:rPr>
        <w:br w:type="page"/>
      </w:r>
    </w:p>
    <w:p w14:paraId="54640C58" w14:textId="6885FF5D" w:rsidR="007654A8" w:rsidRDefault="0038200D" w:rsidP="0009537D">
      <w:pPr>
        <w:bidi/>
        <w:rPr>
          <w:rFonts w:ascii="Simplified Arabic" w:hAnsi="Simplified Arabic" w:cs="Simplified Arabic"/>
          <w:rtl/>
        </w:rPr>
      </w:pPr>
      <w:r>
        <w:rPr>
          <w:rFonts w:ascii="Simplified Arabic" w:hAnsi="Simplified Arabic" w:cs="Simplified Arabic"/>
          <w:noProof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3AF17E" wp14:editId="69E86FDF">
                <wp:simplePos x="0" y="0"/>
                <wp:positionH relativeFrom="column">
                  <wp:posOffset>47296</wp:posOffset>
                </wp:positionH>
                <wp:positionV relativeFrom="paragraph">
                  <wp:posOffset>352753</wp:posOffset>
                </wp:positionV>
                <wp:extent cx="8040413" cy="4524704"/>
                <wp:effectExtent l="0" t="0" r="36830" b="28575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0413" cy="45247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EB6AB2" id="Straight Connector 276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pt,27.8pt" to="636.8pt,38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" strokecolor="#ed7d31 [3205]" strokeweight=".5pt">
                <v:stroke joinstyle="miter"/>
              </v:line>
            </w:pict>
          </mc:Fallback>
        </mc:AlternateContent>
      </w:r>
    </w:p>
    <w:p w14:paraId="76435DCF" w14:textId="77777777" w:rsidR="00CE6CDE" w:rsidRDefault="00CE6CDE">
      <w:pPr>
        <w:rPr>
          <w:rFonts w:ascii="Simplified Arabic" w:hAnsi="Simplified Arabic" w:cs="Simplified Arabic"/>
          <w:rtl/>
        </w:rPr>
      </w:pPr>
    </w:p>
    <w:p w14:paraId="6779E42D" w14:textId="3E73110F" w:rsidR="00CE6CDE" w:rsidRDefault="00F10C4B" w:rsidP="00CE6CDE">
      <w:pPr>
        <w:tabs>
          <w:tab w:val="left" w:pos="6957"/>
        </w:tabs>
        <w:bidi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F624AA2" wp14:editId="34AD8E6F">
                <wp:simplePos x="0" y="0"/>
                <wp:positionH relativeFrom="column">
                  <wp:posOffset>-1</wp:posOffset>
                </wp:positionH>
                <wp:positionV relativeFrom="paragraph">
                  <wp:posOffset>24509</wp:posOffset>
                </wp:positionV>
                <wp:extent cx="8182099" cy="4536374"/>
                <wp:effectExtent l="0" t="0" r="28575" b="36195"/>
                <wp:wrapNone/>
                <wp:docPr id="513" name="Straight Connector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2099" cy="45363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58D71A" id="Straight Connector 51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95pt" to="644.25pt,3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E0A77C" wp14:editId="55628197">
                <wp:simplePos x="0" y="0"/>
                <wp:positionH relativeFrom="column">
                  <wp:posOffset>106878</wp:posOffset>
                </wp:positionH>
                <wp:positionV relativeFrom="paragraph">
                  <wp:posOffset>36385</wp:posOffset>
                </wp:positionV>
                <wp:extent cx="7991920" cy="4560124"/>
                <wp:effectExtent l="0" t="0" r="28575" b="31115"/>
                <wp:wrapNone/>
                <wp:docPr id="512" name="Straight Connector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91920" cy="45601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A3B84" id="Straight Connector 512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4pt,2.85pt" to="637.7pt,3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" strokecolor="#ed7d31 [3205]" strokeweight=".5pt">
                <v:stroke joinstyle="miter"/>
              </v:line>
            </w:pict>
          </mc:Fallback>
        </mc:AlternateContent>
      </w:r>
      <w:r w:rsidR="00CE6CDE">
        <w:rPr>
          <w:noProof/>
        </w:rPr>
        <w:drawing>
          <wp:inline distT="0" distB="0" distL="0" distR="0" wp14:anchorId="777E7F6E" wp14:editId="767FF54D">
            <wp:extent cx="8229600" cy="4626610"/>
            <wp:effectExtent l="0" t="0" r="0" b="254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DB7E" w14:textId="6B205759" w:rsidR="00400794" w:rsidRDefault="00400794" w:rsidP="00400794">
      <w:pPr>
        <w:bidi/>
        <w:rPr>
          <w:noProof/>
          <w:rtl/>
        </w:rPr>
      </w:pPr>
    </w:p>
    <w:p w14:paraId="52C3E4B9" w14:textId="342D9B23" w:rsidR="00400794" w:rsidRDefault="00400794" w:rsidP="00400794">
      <w:pPr>
        <w:tabs>
          <w:tab w:val="left" w:pos="4208"/>
        </w:tabs>
        <w:bidi/>
        <w:rPr>
          <w:rFonts w:ascii="Simplified Arabic" w:hAnsi="Simplified Arabic" w:cs="Simplified Arabic"/>
          <w:rtl/>
        </w:rPr>
      </w:pPr>
      <w:r>
        <w:rPr>
          <w:rFonts w:ascii="Simplified Arabic" w:hAnsi="Simplified Arabic" w:cs="Simplified Arabic"/>
          <w:rtl/>
        </w:rPr>
        <w:tab/>
      </w:r>
    </w:p>
    <w:p w14:paraId="54A5689A" w14:textId="68AAC272" w:rsidR="00400794" w:rsidRDefault="00400794" w:rsidP="00400794">
      <w:pPr>
        <w:tabs>
          <w:tab w:val="left" w:pos="4208"/>
        </w:tabs>
        <w:bidi/>
        <w:rPr>
          <w:rFonts w:ascii="Simplified Arabic" w:hAnsi="Simplified Arabic" w:cs="Simplified Arabic"/>
          <w:rtl/>
        </w:rPr>
      </w:pPr>
    </w:p>
    <w:p w14:paraId="79F27BD5" w14:textId="66859436" w:rsidR="00400794" w:rsidRDefault="00400794" w:rsidP="00400794">
      <w:pPr>
        <w:tabs>
          <w:tab w:val="left" w:pos="4208"/>
        </w:tabs>
        <w:bidi/>
        <w:rPr>
          <w:rFonts w:ascii="Simplified Arabic" w:hAnsi="Simplified Arabic" w:cs="Simplified Arabic"/>
          <w:rtl/>
        </w:rPr>
      </w:pPr>
    </w:p>
    <w:p w14:paraId="2D93C2F2" w14:textId="18AA83E6" w:rsidR="00400794" w:rsidRDefault="00400794" w:rsidP="00400794">
      <w:pPr>
        <w:tabs>
          <w:tab w:val="left" w:pos="4208"/>
        </w:tabs>
        <w:bidi/>
        <w:rPr>
          <w:rFonts w:ascii="Simplified Arabic" w:hAnsi="Simplified Arabic" w:cs="Simplified Arabic"/>
          <w:rtl/>
        </w:rPr>
      </w:pPr>
    </w:p>
    <w:p w14:paraId="6092DB0E" w14:textId="7CEA9361" w:rsidR="00400794" w:rsidRDefault="00400794" w:rsidP="00400794">
      <w:pPr>
        <w:tabs>
          <w:tab w:val="left" w:pos="4208"/>
        </w:tabs>
        <w:bidi/>
        <w:rPr>
          <w:rFonts w:ascii="Simplified Arabic" w:hAnsi="Simplified Arabic" w:cs="Simplified Arabic"/>
          <w:rtl/>
        </w:rPr>
      </w:pPr>
    </w:p>
    <w:p w14:paraId="4E24F4A3" w14:textId="0C8F3CCA" w:rsidR="00400794" w:rsidRDefault="00400794" w:rsidP="00400794">
      <w:pPr>
        <w:tabs>
          <w:tab w:val="left" w:pos="4208"/>
        </w:tabs>
        <w:bidi/>
        <w:rPr>
          <w:noProof/>
        </w:rPr>
      </w:pPr>
      <w:r>
        <w:rPr>
          <w:noProof/>
        </w:rPr>
        <w:drawing>
          <wp:inline distT="0" distB="0" distL="0" distR="0" wp14:anchorId="54C92304" wp14:editId="0F9CC71C">
            <wp:extent cx="8229600" cy="4626610"/>
            <wp:effectExtent l="0" t="0" r="0" b="254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CD06" w14:textId="1B76A76C" w:rsidR="00400794" w:rsidRDefault="00400794" w:rsidP="00400794">
      <w:pPr>
        <w:bidi/>
        <w:rPr>
          <w:noProof/>
          <w:rtl/>
        </w:rPr>
      </w:pPr>
    </w:p>
    <w:p w14:paraId="320191AF" w14:textId="4D565F04" w:rsidR="00400794" w:rsidRDefault="00400794" w:rsidP="00400794">
      <w:pPr>
        <w:tabs>
          <w:tab w:val="left" w:pos="3478"/>
        </w:tabs>
        <w:bidi/>
        <w:rPr>
          <w:rFonts w:ascii="Simplified Arabic" w:hAnsi="Simplified Arabic" w:cs="Simplified Arabic"/>
          <w:rtl/>
        </w:rPr>
      </w:pPr>
    </w:p>
    <w:p w14:paraId="3FB30808" w14:textId="1F229F22" w:rsidR="00F10C4B" w:rsidRDefault="00F10C4B" w:rsidP="00F10C4B">
      <w:pPr>
        <w:tabs>
          <w:tab w:val="left" w:pos="3478"/>
        </w:tabs>
        <w:bidi/>
        <w:rPr>
          <w:rFonts w:ascii="Simplified Arabic" w:hAnsi="Simplified Arabic" w:cs="Simplified Arabic"/>
          <w:b/>
          <w:bCs/>
          <w:u w:val="single"/>
          <w:rtl/>
        </w:rPr>
      </w:pPr>
      <w:r w:rsidRPr="00332811">
        <w:rPr>
          <w:rFonts w:ascii="Simplified Arabic" w:hAnsi="Simplified Arabic" w:cs="Simplified Arabic" w:hint="cs"/>
          <w:b/>
          <w:bCs/>
          <w:highlight w:val="yellow"/>
          <w:u w:val="single"/>
          <w:rtl/>
        </w:rPr>
        <w:t>يرجى اعتماد شكل البيانات الموضح أدناه:</w:t>
      </w:r>
    </w:p>
    <w:p w14:paraId="0E3F925A" w14:textId="77777777" w:rsidR="00F10C4B" w:rsidRDefault="00F10C4B">
      <w:pPr>
        <w:rPr>
          <w:rFonts w:ascii="Simplified Arabic" w:hAnsi="Simplified Arabic" w:cs="Simplified Arabic"/>
          <w:b/>
          <w:bCs/>
          <w:u w:val="single"/>
          <w:rtl/>
        </w:rPr>
      </w:pPr>
      <w:r>
        <w:rPr>
          <w:rFonts w:ascii="Simplified Arabic" w:hAnsi="Simplified Arabic" w:cs="Simplified Arabic"/>
          <w:b/>
          <w:bCs/>
          <w:u w:val="single"/>
          <w:rtl/>
        </w:rPr>
        <w:br w:type="page"/>
      </w:r>
    </w:p>
    <w:tbl>
      <w:tblPr>
        <w:tblStyle w:val="TableGrid"/>
        <w:bidiVisual/>
        <w:tblW w:w="0" w:type="auto"/>
        <w:jc w:val="center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6980"/>
      </w:tblGrid>
      <w:tr w:rsidR="00F10C4B" w14:paraId="481B102F" w14:textId="77777777" w:rsidTr="00E50C23">
        <w:trPr>
          <w:trHeight w:val="5111"/>
          <w:jc w:val="center"/>
        </w:trPr>
        <w:tc>
          <w:tcPr>
            <w:tcW w:w="6980" w:type="dxa"/>
            <w:shd w:val="clear" w:color="auto" w:fill="DEEAF6" w:themeFill="accent5" w:themeFillTint="33"/>
          </w:tcPr>
          <w:p w14:paraId="192CA3B7" w14:textId="45F26E5F" w:rsidR="00F10C4B" w:rsidRDefault="00F10C4B" w:rsidP="00F10C4B">
            <w:pPr>
              <w:bidi/>
              <w:jc w:val="center"/>
              <w:rPr>
                <w:rFonts w:ascii="Simplified Arabic" w:hAnsi="Simplified Arabic" w:cs="Simplified Arabic"/>
                <w:rtl/>
              </w:rPr>
            </w:pPr>
          </w:p>
          <w:p w14:paraId="0080FEF1" w14:textId="45BF74B2" w:rsidR="00F10C4B" w:rsidRDefault="00F10C4B" w:rsidP="00F10C4B">
            <w:pPr>
              <w:bidi/>
              <w:jc w:val="center"/>
              <w:rPr>
                <w:rFonts w:ascii="Simplified Arabic" w:hAnsi="Simplified Arabic" w:cs="Simplified Arabic"/>
                <w:rtl/>
              </w:rPr>
            </w:pPr>
            <w:r>
              <w:rPr>
                <w:noProof/>
              </w:rPr>
              <w:drawing>
                <wp:inline distT="0" distB="0" distL="0" distR="0" wp14:anchorId="5CECBB83" wp14:editId="00E26B2F">
                  <wp:extent cx="333375" cy="371475"/>
                  <wp:effectExtent l="0" t="0" r="9525" b="9525"/>
                  <wp:docPr id="516" name="Picture 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B0A52" w14:textId="77777777" w:rsidR="00F10C4B" w:rsidRDefault="00F10C4B" w:rsidP="00F10C4B">
            <w:pPr>
              <w:bidi/>
              <w:jc w:val="center"/>
              <w:rPr>
                <w:rFonts w:ascii="Simplified Arabic" w:hAnsi="Simplified Arabic" w:cs="Simplified Arabic"/>
                <w:rtl/>
              </w:rPr>
            </w:pPr>
          </w:p>
          <w:p w14:paraId="5148A853" w14:textId="567421B0" w:rsidR="00F10C4B" w:rsidRDefault="00F10C4B" w:rsidP="00F10C4B">
            <w:pPr>
              <w:bidi/>
              <w:jc w:val="center"/>
              <w:rPr>
                <w:rFonts w:ascii="Simplified Arabic" w:hAnsi="Simplified Arabic" w:cs="Simplified Arabic"/>
              </w:rPr>
            </w:pPr>
            <w:r>
              <w:rPr>
                <w:rFonts w:ascii="Simplified Arabic" w:hAnsi="Simplified Arabic" w:cs="Simplified Arabic"/>
                <w:rtl/>
              </w:rPr>
              <w:t>لقد تم اضافة اقتراحك/شكواك بنجاح.</w:t>
            </w:r>
          </w:p>
          <w:p w14:paraId="03DBDCF9" w14:textId="63B2C708" w:rsidR="00F10C4B" w:rsidRDefault="00F10C4B" w:rsidP="00F10C4B">
            <w:pPr>
              <w:bidi/>
              <w:jc w:val="center"/>
              <w:rPr>
                <w:rFonts w:ascii="Simplified Arabic" w:hAnsi="Simplified Arabic" w:cs="Simplified Arabic"/>
                <w:rtl/>
              </w:rPr>
            </w:pPr>
            <w:r>
              <w:rPr>
                <w:rFonts w:ascii="Simplified Arabic" w:hAnsi="Simplified Arabic" w:cs="Simplified Arabic"/>
                <w:rtl/>
              </w:rPr>
              <w:t xml:space="preserve">الرقم المرجعي لاقتراحك/ شكواك هو </w:t>
            </w:r>
            <w:r>
              <w:rPr>
                <w:rFonts w:ascii="Simplified Arabic" w:hAnsi="Simplified Arabic" w:cs="Simplified Arabic"/>
                <w:highlight w:val="yellow"/>
              </w:rPr>
              <w:t>XX</w:t>
            </w:r>
            <w:r>
              <w:rPr>
                <w:rFonts w:ascii="Simplified Arabic" w:hAnsi="Simplified Arabic" w:cs="Simplified Arabic" w:hint="cs"/>
                <w:rtl/>
              </w:rPr>
              <w:t xml:space="preserve">، يجب الاحتفاظ به لاستعماله في متابعة </w:t>
            </w:r>
            <w:r w:rsidR="00FB6FD1">
              <w:rPr>
                <w:rFonts w:ascii="Simplified Arabic" w:hAnsi="Simplified Arabic" w:cs="Simplified Arabic" w:hint="cs"/>
                <w:rtl/>
              </w:rPr>
              <w:t xml:space="preserve">الرد على </w:t>
            </w:r>
            <w:r>
              <w:rPr>
                <w:rFonts w:ascii="Simplified Arabic" w:hAnsi="Simplified Arabic" w:cs="Simplified Arabic" w:hint="cs"/>
                <w:rtl/>
              </w:rPr>
              <w:t>اقتراحك/ شكواك.</w:t>
            </w:r>
          </w:p>
          <w:p w14:paraId="22988C64" w14:textId="465A1DC3" w:rsidR="00F10C4B" w:rsidRDefault="00F10C4B" w:rsidP="00F10C4B">
            <w:pPr>
              <w:bidi/>
              <w:jc w:val="center"/>
              <w:rPr>
                <w:rFonts w:ascii="Simplified Arabic" w:hAnsi="Simplified Arabic" w:cs="Simplified Arabic"/>
                <w:rtl/>
              </w:rPr>
            </w:pPr>
            <w:r>
              <w:rPr>
                <w:rFonts w:ascii="Simplified Arabic" w:hAnsi="Simplified Arabic" w:cs="Simplified Arabic"/>
                <w:rtl/>
              </w:rPr>
              <w:t xml:space="preserve">سيتم مراجعة اقتراحك/ </w:t>
            </w:r>
            <w:r>
              <w:rPr>
                <w:rFonts w:ascii="Simplified Arabic" w:hAnsi="Simplified Arabic" w:cs="Simplified Arabic" w:hint="cs"/>
                <w:rtl/>
              </w:rPr>
              <w:t>شكواك والرد</w:t>
            </w:r>
            <w:r>
              <w:rPr>
                <w:rFonts w:ascii="Simplified Arabic" w:hAnsi="Simplified Arabic" w:cs="Simplified Arabic"/>
                <w:rtl/>
              </w:rPr>
              <w:t xml:space="preserve"> عليك خلال </w:t>
            </w:r>
            <w:r>
              <w:rPr>
                <w:rFonts w:ascii="Simplified Arabic" w:hAnsi="Simplified Arabic" w:cs="Simplified Arabic"/>
                <w:highlight w:val="yellow"/>
              </w:rPr>
              <w:t>XX</w:t>
            </w:r>
            <w:r>
              <w:rPr>
                <w:rFonts w:ascii="Simplified Arabic" w:hAnsi="Simplified Arabic" w:cs="Simplified Arabic"/>
                <w:rtl/>
              </w:rPr>
              <w:t xml:space="preserve"> أيام</w:t>
            </w:r>
            <w:r>
              <w:rPr>
                <w:rFonts w:ascii="Simplified Arabic" w:hAnsi="Simplified Arabic" w:cs="Simplified Arabic" w:hint="cs"/>
                <w:rtl/>
              </w:rPr>
              <w:t>، وفي حال لم تتلق</w:t>
            </w:r>
            <w:r w:rsidR="00FB6FD1">
              <w:rPr>
                <w:rFonts w:ascii="Simplified Arabic" w:hAnsi="Simplified Arabic" w:cs="Simplified Arabic" w:hint="cs"/>
                <w:rtl/>
              </w:rPr>
              <w:t>ى</w:t>
            </w:r>
            <w:r>
              <w:rPr>
                <w:rFonts w:ascii="Simplified Arabic" w:hAnsi="Simplified Arabic" w:cs="Simplified Arabic" w:hint="cs"/>
                <w:rtl/>
              </w:rPr>
              <w:t xml:space="preserve"> رد خلال هذه المدة يمكنك التواصل على الرقم المجاني</w:t>
            </w:r>
          </w:p>
          <w:p w14:paraId="285FAAC1" w14:textId="096502EA" w:rsidR="00F10C4B" w:rsidRPr="00F10C4B" w:rsidRDefault="00F10C4B" w:rsidP="00F10C4B">
            <w:pPr>
              <w:bidi/>
              <w:jc w:val="center"/>
              <w:rPr>
                <w:rFonts w:ascii="Simplified Arabic" w:hAnsi="Simplified Arabic" w:cs="Simplified Arabic"/>
                <w:color w:val="FF0000"/>
                <w:rtl/>
              </w:rPr>
            </w:pPr>
            <w:r w:rsidRPr="00F10C4B">
              <w:rPr>
                <w:rFonts w:ascii="Simplified Arabic" w:hAnsi="Simplified Arabic" w:cs="Simplified Arabic" w:hint="cs"/>
                <w:color w:val="FF0000"/>
                <w:rtl/>
              </w:rPr>
              <w:t>1800900901</w:t>
            </w:r>
          </w:p>
          <w:p w14:paraId="032D8FA5" w14:textId="05EC6F1B" w:rsidR="00F10C4B" w:rsidRDefault="00F10C4B" w:rsidP="00F10C4B">
            <w:pPr>
              <w:bidi/>
              <w:jc w:val="center"/>
              <w:rPr>
                <w:rFonts w:ascii="Simplified Arabic" w:hAnsi="Simplified Arabic" w:cs="Simplified Arabic"/>
                <w:rtl/>
              </w:rPr>
            </w:pPr>
          </w:p>
          <w:p w14:paraId="5A6F2132" w14:textId="0C9362BB" w:rsidR="00F10C4B" w:rsidRDefault="00F10C4B" w:rsidP="00F10C4B">
            <w:pPr>
              <w:bidi/>
              <w:jc w:val="center"/>
              <w:rPr>
                <w:rFonts w:ascii="Simplified Arabic" w:hAnsi="Simplified Arabic" w:cs="Simplified Arabic"/>
                <w:rtl/>
              </w:rPr>
            </w:pPr>
            <w:r>
              <w:rPr>
                <w:noProof/>
              </w:rPr>
              <w:drawing>
                <wp:inline distT="0" distB="0" distL="0" distR="0" wp14:anchorId="0D3F6373" wp14:editId="48EB4947">
                  <wp:extent cx="542677" cy="219380"/>
                  <wp:effectExtent l="0" t="0" r="0" b="9525"/>
                  <wp:docPr id="517" name="Picture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71" cy="22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DA244" w14:textId="77777777" w:rsidR="00F10C4B" w:rsidRDefault="00F10C4B" w:rsidP="00F10C4B">
            <w:pPr>
              <w:tabs>
                <w:tab w:val="left" w:pos="3478"/>
              </w:tabs>
              <w:bidi/>
              <w:rPr>
                <w:rFonts w:ascii="Simplified Arabic" w:hAnsi="Simplified Arabic" w:cs="Simplified Arabic"/>
                <w:b/>
                <w:bCs/>
                <w:u w:val="single"/>
                <w:rtl/>
              </w:rPr>
            </w:pPr>
          </w:p>
          <w:p w14:paraId="70890BBC" w14:textId="77777777" w:rsidR="00332811" w:rsidRDefault="00F10C4B" w:rsidP="00F10C4B">
            <w:pPr>
              <w:bidi/>
              <w:rPr>
                <w:rFonts w:ascii="Simplified Arabic" w:hAnsi="Simplified Arabic" w:cs="Simplified Arabic"/>
                <w:b/>
                <w:bCs/>
                <w:highlight w:val="yellow"/>
                <w:rtl/>
              </w:rPr>
            </w:pPr>
            <w:r w:rsidRPr="00871946">
              <w:rPr>
                <w:rFonts w:ascii="Simplified Arabic" w:hAnsi="Simplified Arabic" w:cs="Simplified Arabic"/>
                <w:b/>
                <w:bCs/>
                <w:highlight w:val="yellow"/>
                <w:rtl/>
              </w:rPr>
              <w:t>ملاحظ</w:t>
            </w:r>
            <w:r w:rsidR="00332811">
              <w:rPr>
                <w:rFonts w:ascii="Simplified Arabic" w:hAnsi="Simplified Arabic" w:cs="Simplified Arabic" w:hint="cs"/>
                <w:b/>
                <w:bCs/>
                <w:highlight w:val="yellow"/>
                <w:rtl/>
              </w:rPr>
              <w:t>ات:</w:t>
            </w:r>
          </w:p>
          <w:p w14:paraId="47738B12" w14:textId="753ECC16" w:rsidR="00F10C4B" w:rsidRDefault="00332811" w:rsidP="00332811">
            <w:pPr>
              <w:bidi/>
              <w:rPr>
                <w:rFonts w:ascii="Simplified Arabic" w:hAnsi="Simplified Arabic" w:cs="Simplified Arabic"/>
                <w:b/>
                <w:bCs/>
                <w:color w:val="FF0000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highlight w:val="yellow"/>
                <w:rtl/>
              </w:rPr>
              <w:t xml:space="preserve">- </w:t>
            </w:r>
            <w:r w:rsidR="00F10C4B" w:rsidRPr="00871946">
              <w:rPr>
                <w:rFonts w:ascii="Simplified Arabic" w:hAnsi="Simplified Arabic" w:cs="Simplified Arabic"/>
                <w:b/>
                <w:bCs/>
                <w:highlight w:val="yellow"/>
                <w:rtl/>
              </w:rPr>
              <w:t xml:space="preserve">يتم وضع كلمة اقتراح/شكوى وفقاً لطبيعة النموذج المقدم </w:t>
            </w:r>
            <w:r w:rsidR="00F10C4B" w:rsidRPr="00F10C4B">
              <w:rPr>
                <w:rFonts w:ascii="Simplified Arabic" w:hAnsi="Simplified Arabic" w:cs="Simplified Arabic"/>
                <w:b/>
                <w:bCs/>
                <w:color w:val="FF0000"/>
                <w:highlight w:val="yellow"/>
                <w:rtl/>
              </w:rPr>
              <w:t>"كما تم شرحها هاتفياً ".</w:t>
            </w:r>
          </w:p>
          <w:p w14:paraId="71078235" w14:textId="568B460B" w:rsidR="00E50C23" w:rsidRPr="00F10C4B" w:rsidRDefault="00332811" w:rsidP="00E50C23">
            <w:pPr>
              <w:tabs>
                <w:tab w:val="left" w:pos="3478"/>
              </w:tabs>
              <w:bidi/>
              <w:rPr>
                <w:rFonts w:ascii="Simplified Arabic" w:hAnsi="Simplified Arabic" w:cs="Simplified Arabic"/>
                <w:b/>
                <w:bCs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highlight w:val="cyan"/>
                <w:rtl/>
              </w:rPr>
              <w:t>- إعادة تصميم الواجهة</w:t>
            </w:r>
            <w:r w:rsidR="00E50C23" w:rsidRPr="00E50C23">
              <w:rPr>
                <w:rFonts w:ascii="Simplified Arabic" w:hAnsi="Simplified Arabic" w:cs="Simplified Arabic" w:hint="cs"/>
                <w:b/>
                <w:bCs/>
                <w:highlight w:val="cyan"/>
                <w:rtl/>
              </w:rPr>
              <w:t xml:space="preserve"> وتقديم مقترح بذلك ليتم التوافق عليه.</w:t>
            </w:r>
          </w:p>
        </w:tc>
      </w:tr>
    </w:tbl>
    <w:p w14:paraId="77263BDB" w14:textId="1C0A6270" w:rsidR="00F10C4B" w:rsidRDefault="00F10C4B" w:rsidP="00F10C4B">
      <w:pPr>
        <w:tabs>
          <w:tab w:val="left" w:pos="3478"/>
        </w:tabs>
        <w:bidi/>
        <w:rPr>
          <w:rFonts w:ascii="Simplified Arabic" w:hAnsi="Simplified Arabic" w:cs="Simplified Arabic"/>
          <w:b/>
          <w:bCs/>
          <w:u w:val="single"/>
          <w:rtl/>
        </w:rPr>
      </w:pPr>
    </w:p>
    <w:p w14:paraId="537574C0" w14:textId="396CDF8E" w:rsidR="00400794" w:rsidRDefault="00400794" w:rsidP="00400794">
      <w:pPr>
        <w:tabs>
          <w:tab w:val="left" w:pos="3478"/>
        </w:tabs>
        <w:bidi/>
        <w:rPr>
          <w:rFonts w:ascii="Simplified Arabic" w:hAnsi="Simplified Arabic" w:cs="Simplified Arabic"/>
          <w:rtl/>
        </w:rPr>
      </w:pPr>
    </w:p>
    <w:p w14:paraId="72A6B348" w14:textId="6153C52C" w:rsidR="00400794" w:rsidRDefault="00400794" w:rsidP="00400794">
      <w:pPr>
        <w:tabs>
          <w:tab w:val="left" w:pos="3478"/>
        </w:tabs>
        <w:bidi/>
        <w:rPr>
          <w:rFonts w:ascii="Simplified Arabic" w:hAnsi="Simplified Arabic" w:cs="Simplified Arabic"/>
          <w:rtl/>
        </w:rPr>
      </w:pPr>
    </w:p>
    <w:p w14:paraId="1BF5E881" w14:textId="1E42D91C" w:rsidR="00400794" w:rsidRDefault="00400794">
      <w:pPr>
        <w:rPr>
          <w:rFonts w:ascii="Simplified Arabic" w:hAnsi="Simplified Arabic" w:cs="Simplified Arabic"/>
          <w:rtl/>
        </w:rPr>
      </w:pPr>
      <w:r>
        <w:rPr>
          <w:rFonts w:ascii="Simplified Arabic" w:hAnsi="Simplified Arabic" w:cs="Simplified Arabic"/>
          <w:rtl/>
        </w:rPr>
        <w:br w:type="page"/>
      </w:r>
    </w:p>
    <w:p w14:paraId="058FD3D4" w14:textId="77777777" w:rsidR="00EC1664" w:rsidRDefault="00EC1664">
      <w:pPr>
        <w:rPr>
          <w:rFonts w:ascii="Simplified Arabic" w:hAnsi="Simplified Arabic" w:cs="Simplified Arabic"/>
          <w:rtl/>
        </w:rPr>
      </w:pPr>
    </w:p>
    <w:p w14:paraId="083A7131" w14:textId="13E6E2BA" w:rsidR="00400794" w:rsidRDefault="00400794" w:rsidP="00400794">
      <w:pPr>
        <w:tabs>
          <w:tab w:val="left" w:pos="3478"/>
        </w:tabs>
        <w:bidi/>
        <w:rPr>
          <w:rFonts w:ascii="Simplified Arabic" w:hAnsi="Simplified Arabic" w:cs="Simplified Arabic"/>
          <w:rtl/>
        </w:rPr>
      </w:pPr>
      <w:r>
        <w:rPr>
          <w:noProof/>
        </w:rPr>
        <w:drawing>
          <wp:inline distT="0" distB="0" distL="0" distR="0" wp14:anchorId="1B94B0F2" wp14:editId="2164B674">
            <wp:extent cx="8229600" cy="4626610"/>
            <wp:effectExtent l="0" t="0" r="0" b="254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57FB" w14:textId="112223F5" w:rsidR="00400794" w:rsidRDefault="00400794" w:rsidP="00400794">
      <w:pPr>
        <w:tabs>
          <w:tab w:val="left" w:pos="3478"/>
        </w:tabs>
        <w:bidi/>
        <w:rPr>
          <w:rFonts w:ascii="Simplified Arabic" w:hAnsi="Simplified Arabic" w:cs="Simplified Arabic"/>
        </w:rPr>
      </w:pPr>
    </w:p>
    <w:p w14:paraId="65CA19AF" w14:textId="4AFD35A5" w:rsidR="006C7A7E" w:rsidRPr="00004781" w:rsidRDefault="006C7A7E" w:rsidP="006C7A7E">
      <w:pPr>
        <w:tabs>
          <w:tab w:val="left" w:pos="3478"/>
        </w:tabs>
        <w:bidi/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EG"/>
        </w:rPr>
      </w:pPr>
      <w:r w:rsidRPr="00A448DB">
        <w:rPr>
          <w:rFonts w:ascii="Simplified Arabic" w:hAnsi="Simplified Arabic" w:cs="Simplified Arabic" w:hint="cs"/>
          <w:b/>
          <w:bCs/>
          <w:sz w:val="24"/>
          <w:szCs w:val="24"/>
          <w:highlight w:val="yellow"/>
          <w:u w:val="single"/>
          <w:rtl/>
          <w:lang w:bidi="ar-EG"/>
        </w:rPr>
        <w:t>يرجي اعتماد الشكل أدناه:</w:t>
      </w:r>
    </w:p>
    <w:p w14:paraId="6EFFCB56" w14:textId="66289E9F" w:rsidR="001D571D" w:rsidRDefault="001D571D" w:rsidP="001D571D">
      <w:pPr>
        <w:tabs>
          <w:tab w:val="left" w:pos="3478"/>
        </w:tabs>
        <w:bidi/>
        <w:rPr>
          <w:rFonts w:ascii="Simplified Arabic" w:hAnsi="Simplified Arabic" w:cs="Simplified Arabic"/>
          <w:b/>
          <w:bCs/>
          <w:u w:val="single"/>
          <w:rtl/>
          <w:lang w:bidi="ar-EG"/>
        </w:rPr>
      </w:pPr>
    </w:p>
    <w:p w14:paraId="3F5A27AF" w14:textId="00B129F6" w:rsidR="001D571D" w:rsidRDefault="001D571D" w:rsidP="001D571D">
      <w:pPr>
        <w:tabs>
          <w:tab w:val="left" w:pos="3478"/>
        </w:tabs>
        <w:bidi/>
        <w:rPr>
          <w:rFonts w:ascii="Simplified Arabic" w:hAnsi="Simplified Arabic" w:cs="Simplified Arabic"/>
          <w:b/>
          <w:bCs/>
          <w:u w:val="single"/>
          <w:rtl/>
          <w:lang w:bidi="ar-EG"/>
        </w:rPr>
      </w:pPr>
    </w:p>
    <w:p w14:paraId="27A37D7D" w14:textId="4611E3F3" w:rsidR="001D571D" w:rsidRDefault="001D571D" w:rsidP="001D571D">
      <w:pPr>
        <w:tabs>
          <w:tab w:val="left" w:pos="3478"/>
        </w:tabs>
        <w:bidi/>
        <w:rPr>
          <w:rFonts w:ascii="Simplified Arabic" w:hAnsi="Simplified Arabic" w:cs="Simplified Arabic"/>
          <w:b/>
          <w:bCs/>
          <w:u w:val="single"/>
          <w:rtl/>
          <w:lang w:bidi="ar-EG"/>
        </w:rPr>
      </w:pPr>
    </w:p>
    <w:p w14:paraId="69119D17" w14:textId="77777777" w:rsidR="001D571D" w:rsidRDefault="001D571D" w:rsidP="001D571D">
      <w:pPr>
        <w:tabs>
          <w:tab w:val="left" w:pos="3478"/>
        </w:tabs>
        <w:bidi/>
        <w:rPr>
          <w:rFonts w:ascii="Simplified Arabic" w:hAnsi="Simplified Arabic" w:cs="Simplified Arabic"/>
          <w:b/>
          <w:bCs/>
          <w:u w:val="single"/>
          <w:rtl/>
          <w:lang w:bidi="ar-EG"/>
        </w:rPr>
      </w:pPr>
      <w:bookmarkStart w:id="1" w:name="_Hlk47909496"/>
    </w:p>
    <w:p w14:paraId="6496F01A" w14:textId="77777777" w:rsidR="001D571D" w:rsidRPr="00731F5E" w:rsidRDefault="001D571D" w:rsidP="001D571D">
      <w:pPr>
        <w:shd w:val="clear" w:color="auto" w:fill="B4C6E7" w:themeFill="accent1" w:themeFillTint="66"/>
        <w:bidi/>
        <w:rPr>
          <w:rFonts w:ascii="Simplified Arabic" w:hAnsi="Simplified Arabic" w:cs="Simplified Arabic"/>
          <w:b/>
          <w:bCs/>
          <w:rtl/>
        </w:rPr>
      </w:pPr>
      <w:r>
        <w:rPr>
          <w:rFonts w:ascii="Simplified Arabic" w:hAnsi="Simplified Arabic" w:cs="Simplified Arabic" w:hint="cs"/>
          <w:b/>
          <w:bCs/>
          <w:rtl/>
        </w:rPr>
        <w:t xml:space="preserve">أولاً: </w:t>
      </w:r>
      <w:r w:rsidRPr="00731F5E">
        <w:rPr>
          <w:rFonts w:ascii="Simplified Arabic" w:hAnsi="Simplified Arabic" w:cs="Simplified Arabic" w:hint="cs"/>
          <w:b/>
          <w:bCs/>
          <w:rtl/>
        </w:rPr>
        <w:t>معلومات</w:t>
      </w:r>
      <w:r>
        <w:rPr>
          <w:rFonts w:ascii="Simplified Arabic" w:hAnsi="Simplified Arabic" w:cs="Simplified Arabic" w:hint="cs"/>
          <w:b/>
          <w:bCs/>
          <w:rtl/>
        </w:rPr>
        <w:t>ك</w:t>
      </w:r>
      <w:r w:rsidRPr="00731F5E">
        <w:rPr>
          <w:rFonts w:ascii="Simplified Arabic" w:hAnsi="Simplified Arabic" w:cs="Simplified Arabic" w:hint="cs"/>
          <w:b/>
          <w:bCs/>
          <w:rtl/>
        </w:rPr>
        <w:t xml:space="preserve"> الأساسية:</w:t>
      </w:r>
    </w:p>
    <w:tbl>
      <w:tblPr>
        <w:tblStyle w:val="TableGrid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2241"/>
        <w:gridCol w:w="4500"/>
        <w:gridCol w:w="1910"/>
        <w:gridCol w:w="4299"/>
      </w:tblGrid>
      <w:tr w:rsidR="001D571D" w:rsidRPr="004D3336" w14:paraId="05F4D644" w14:textId="77777777" w:rsidTr="004D3336">
        <w:trPr>
          <w:trHeight w:val="143"/>
        </w:trPr>
        <w:tc>
          <w:tcPr>
            <w:tcW w:w="2241" w:type="dxa"/>
            <w:shd w:val="clear" w:color="auto" w:fill="BDD6EE" w:themeFill="accent5" w:themeFillTint="66"/>
            <w:vAlign w:val="center"/>
          </w:tcPr>
          <w:p w14:paraId="4E2C3566" w14:textId="119212EF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b/>
                <w:bCs/>
                <w:color w:val="000000" w:themeColor="text1"/>
                <w:rtl/>
              </w:rPr>
            </w:pPr>
            <w:r w:rsidRPr="004D3336">
              <w:rPr>
                <w:rFonts w:ascii="Simplified Arabic" w:hAnsi="Simplified Arabic" w:cs="Simplified Arabic"/>
                <w:b/>
                <w:bCs/>
                <w:color w:val="000000" w:themeColor="text1"/>
                <w:rtl/>
              </w:rPr>
              <w:t>الرقم المرجعي</w:t>
            </w:r>
            <w:r w:rsidR="004D3336" w:rsidRPr="004D3336">
              <w:rPr>
                <w:rFonts w:ascii="Simplified Arabic" w:hAnsi="Simplified Arabic" w:cs="Simplified Arabic" w:hint="cs"/>
                <w:b/>
                <w:bCs/>
                <w:color w:val="000000" w:themeColor="text1"/>
                <w:rtl/>
              </w:rPr>
              <w:t>:</w:t>
            </w:r>
          </w:p>
        </w:tc>
        <w:tc>
          <w:tcPr>
            <w:tcW w:w="10709" w:type="dxa"/>
            <w:gridSpan w:val="3"/>
            <w:vAlign w:val="center"/>
          </w:tcPr>
          <w:p w14:paraId="6CB5651C" w14:textId="078BF2CB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noProof/>
              </w:rPr>
            </w:pPr>
            <w:r w:rsidRPr="004D3336">
              <w:rPr>
                <w:rFonts w:ascii="Simplified Arabic" w:hAnsi="Simplified Arabic" w:cs="Simplified Arabic"/>
                <w:noProof/>
                <w:rtl/>
              </w:rPr>
              <w:t>.......................................................................</w:t>
            </w:r>
          </w:p>
        </w:tc>
      </w:tr>
      <w:tr w:rsidR="001D571D" w:rsidRPr="004D3336" w14:paraId="2B3E87A9" w14:textId="4720ABCF" w:rsidTr="004D3336">
        <w:trPr>
          <w:trHeight w:val="251"/>
        </w:trPr>
        <w:tc>
          <w:tcPr>
            <w:tcW w:w="2241" w:type="dxa"/>
            <w:shd w:val="clear" w:color="auto" w:fill="BDD6EE" w:themeFill="accent5" w:themeFillTint="66"/>
            <w:vAlign w:val="center"/>
          </w:tcPr>
          <w:p w14:paraId="0D8609F6" w14:textId="2BED08E8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b/>
                <w:bCs/>
                <w:color w:val="000000" w:themeColor="text1"/>
                <w:rtl/>
              </w:rPr>
            </w:pPr>
            <w:r w:rsidRPr="004D3336">
              <w:rPr>
                <w:rFonts w:ascii="Simplified Arabic" w:hAnsi="Simplified Arabic" w:cs="Simplified Arabic"/>
                <w:b/>
                <w:bCs/>
                <w:color w:val="000000" w:themeColor="text1"/>
                <w:rtl/>
              </w:rPr>
              <w:t>الاسم رباعي</w:t>
            </w:r>
            <w:r w:rsidR="004D3336" w:rsidRPr="004D3336">
              <w:rPr>
                <w:rFonts w:ascii="Simplified Arabic" w:hAnsi="Simplified Arabic" w:cs="Simplified Arabic" w:hint="cs"/>
                <w:b/>
                <w:bCs/>
                <w:color w:val="000000" w:themeColor="text1"/>
                <w:rtl/>
              </w:rPr>
              <w:t>:</w:t>
            </w:r>
          </w:p>
        </w:tc>
        <w:tc>
          <w:tcPr>
            <w:tcW w:w="4500" w:type="dxa"/>
            <w:vAlign w:val="center"/>
          </w:tcPr>
          <w:p w14:paraId="78067835" w14:textId="27C3CC75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noProof/>
              </w:rPr>
            </w:pPr>
            <w:r w:rsidRPr="004D3336">
              <w:rPr>
                <w:rFonts w:ascii="Simplified Arabic" w:hAnsi="Simplified Arabic" w:cs="Simplified Arabic"/>
                <w:noProof/>
                <w:rtl/>
              </w:rPr>
              <w:t>..............................................</w:t>
            </w:r>
          </w:p>
        </w:tc>
        <w:tc>
          <w:tcPr>
            <w:tcW w:w="1910" w:type="dxa"/>
            <w:shd w:val="clear" w:color="auto" w:fill="BDD6EE" w:themeFill="accent5" w:themeFillTint="66"/>
            <w:vAlign w:val="center"/>
          </w:tcPr>
          <w:p w14:paraId="09BE1B8D" w14:textId="03D61969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b/>
                <w:bCs/>
                <w:noProof/>
              </w:rPr>
            </w:pPr>
            <w:r w:rsidRPr="004D3336">
              <w:rPr>
                <w:rFonts w:ascii="Simplified Arabic" w:hAnsi="Simplified Arabic" w:cs="Simplified Arabic"/>
                <w:b/>
                <w:bCs/>
                <w:noProof/>
                <w:rtl/>
              </w:rPr>
              <w:t>رقم الهوية/جواز السفر</w:t>
            </w:r>
            <w:r w:rsidR="004D3336">
              <w:rPr>
                <w:rFonts w:ascii="Simplified Arabic" w:hAnsi="Simplified Arabic" w:cs="Simplified Arabic" w:hint="cs"/>
                <w:b/>
                <w:bCs/>
                <w:noProof/>
                <w:rtl/>
              </w:rPr>
              <w:t>:</w:t>
            </w:r>
          </w:p>
        </w:tc>
        <w:tc>
          <w:tcPr>
            <w:tcW w:w="4299" w:type="dxa"/>
            <w:vAlign w:val="center"/>
          </w:tcPr>
          <w:p w14:paraId="4B6BFB6A" w14:textId="22DD9D7F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noProof/>
              </w:rPr>
            </w:pPr>
            <w:r w:rsidRPr="004D3336">
              <w:rPr>
                <w:rFonts w:ascii="Simplified Arabic" w:hAnsi="Simplified Arabic" w:cs="Simplified Arabic"/>
                <w:noProof/>
                <w:rtl/>
              </w:rPr>
              <w:t>..............................................</w:t>
            </w:r>
          </w:p>
        </w:tc>
      </w:tr>
      <w:tr w:rsidR="001D571D" w:rsidRPr="004D3336" w14:paraId="32C693E2" w14:textId="77777777" w:rsidTr="004D3336">
        <w:trPr>
          <w:trHeight w:val="170"/>
        </w:trPr>
        <w:tc>
          <w:tcPr>
            <w:tcW w:w="2241" w:type="dxa"/>
            <w:shd w:val="clear" w:color="auto" w:fill="BDD6EE" w:themeFill="accent5" w:themeFillTint="66"/>
            <w:vAlign w:val="center"/>
          </w:tcPr>
          <w:p w14:paraId="18E7225B" w14:textId="3F7B7AF5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b/>
                <w:bCs/>
                <w:color w:val="000000" w:themeColor="text1"/>
              </w:rPr>
            </w:pPr>
            <w:r w:rsidRPr="004D3336">
              <w:rPr>
                <w:rFonts w:ascii="Simplified Arabic" w:hAnsi="Simplified Arabic" w:cs="Simplified Arabic"/>
                <w:b/>
                <w:bCs/>
                <w:color w:val="000000" w:themeColor="text1"/>
                <w:rtl/>
              </w:rPr>
              <w:t>رقم التواصل (1)</w:t>
            </w:r>
            <w:r w:rsidR="004D3336" w:rsidRPr="004D3336">
              <w:rPr>
                <w:rFonts w:ascii="Simplified Arabic" w:hAnsi="Simplified Arabic" w:cs="Simplified Arabic" w:hint="cs"/>
                <w:b/>
                <w:bCs/>
                <w:color w:val="000000" w:themeColor="text1"/>
                <w:rtl/>
              </w:rPr>
              <w:t>:</w:t>
            </w:r>
          </w:p>
        </w:tc>
        <w:tc>
          <w:tcPr>
            <w:tcW w:w="4500" w:type="dxa"/>
            <w:vAlign w:val="center"/>
          </w:tcPr>
          <w:p w14:paraId="761DCD3B" w14:textId="62593192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rtl/>
                <w:lang w:bidi="ar-EG"/>
              </w:rPr>
            </w:pPr>
            <w:r w:rsidRPr="004D3336">
              <w:rPr>
                <w:rFonts w:ascii="Simplified Arabic" w:hAnsi="Simplified Arabic" w:cs="Simplified Arabic"/>
                <w:noProof/>
                <w:rtl/>
              </w:rPr>
              <w:t>..............................................</w:t>
            </w:r>
          </w:p>
        </w:tc>
        <w:tc>
          <w:tcPr>
            <w:tcW w:w="1910" w:type="dxa"/>
            <w:shd w:val="clear" w:color="auto" w:fill="BDD6EE" w:themeFill="accent5" w:themeFillTint="66"/>
            <w:vAlign w:val="center"/>
          </w:tcPr>
          <w:p w14:paraId="705737E8" w14:textId="7AE37A41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b/>
                <w:bCs/>
                <w:noProof/>
              </w:rPr>
            </w:pPr>
            <w:r w:rsidRPr="004D3336">
              <w:rPr>
                <w:rFonts w:ascii="Simplified Arabic" w:hAnsi="Simplified Arabic" w:cs="Simplified Arabic"/>
                <w:b/>
                <w:bCs/>
                <w:noProof/>
                <w:rtl/>
              </w:rPr>
              <w:t>رقم التواصل (1)</w:t>
            </w:r>
            <w:r w:rsidR="004D3336">
              <w:rPr>
                <w:rFonts w:ascii="Simplified Arabic" w:hAnsi="Simplified Arabic" w:cs="Simplified Arabic" w:hint="cs"/>
                <w:b/>
                <w:bCs/>
                <w:noProof/>
                <w:rtl/>
              </w:rPr>
              <w:t>:</w:t>
            </w:r>
          </w:p>
        </w:tc>
        <w:tc>
          <w:tcPr>
            <w:tcW w:w="4299" w:type="dxa"/>
            <w:vAlign w:val="center"/>
          </w:tcPr>
          <w:p w14:paraId="5D08B9A3" w14:textId="12CF967E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noProof/>
              </w:rPr>
            </w:pPr>
            <w:r w:rsidRPr="004D3336">
              <w:rPr>
                <w:rFonts w:ascii="Simplified Arabic" w:hAnsi="Simplified Arabic" w:cs="Simplified Arabic"/>
                <w:noProof/>
                <w:rtl/>
              </w:rPr>
              <w:t>..............................................</w:t>
            </w:r>
          </w:p>
        </w:tc>
      </w:tr>
      <w:tr w:rsidR="001D571D" w:rsidRPr="004D3336" w14:paraId="46F97A2D" w14:textId="77777777" w:rsidTr="004D3336">
        <w:trPr>
          <w:trHeight w:val="179"/>
        </w:trPr>
        <w:tc>
          <w:tcPr>
            <w:tcW w:w="2241" w:type="dxa"/>
            <w:shd w:val="clear" w:color="auto" w:fill="BDD6EE" w:themeFill="accent5" w:themeFillTint="66"/>
            <w:vAlign w:val="center"/>
          </w:tcPr>
          <w:p w14:paraId="07240DA3" w14:textId="7F28D833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b/>
                <w:bCs/>
                <w:color w:val="000000" w:themeColor="text1"/>
                <w:rtl/>
              </w:rPr>
            </w:pPr>
            <w:r w:rsidRPr="004D3336">
              <w:rPr>
                <w:rFonts w:ascii="Simplified Arabic" w:hAnsi="Simplified Arabic" w:cs="Simplified Arabic"/>
                <w:b/>
                <w:bCs/>
                <w:color w:val="000000" w:themeColor="text1"/>
                <w:rtl/>
              </w:rPr>
              <w:t>المحافظة</w:t>
            </w:r>
            <w:r w:rsidR="004D3336" w:rsidRPr="004D3336">
              <w:rPr>
                <w:rFonts w:ascii="Simplified Arabic" w:hAnsi="Simplified Arabic" w:cs="Simplified Arabic" w:hint="cs"/>
                <w:b/>
                <w:bCs/>
                <w:color w:val="000000" w:themeColor="text1"/>
                <w:rtl/>
              </w:rPr>
              <w:t>:</w:t>
            </w:r>
          </w:p>
        </w:tc>
        <w:tc>
          <w:tcPr>
            <w:tcW w:w="4500" w:type="dxa"/>
            <w:vAlign w:val="center"/>
          </w:tcPr>
          <w:p w14:paraId="654E385A" w14:textId="5D6DADC3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noProof/>
              </w:rPr>
            </w:pPr>
            <w:r w:rsidRPr="004D3336">
              <w:rPr>
                <w:rFonts w:ascii="Simplified Arabic" w:hAnsi="Simplified Arabic" w:cs="Simplified Arabic"/>
                <w:noProof/>
                <w:rtl/>
              </w:rPr>
              <w:t>..............................................</w:t>
            </w:r>
          </w:p>
        </w:tc>
        <w:tc>
          <w:tcPr>
            <w:tcW w:w="1910" w:type="dxa"/>
            <w:shd w:val="clear" w:color="auto" w:fill="BDD6EE" w:themeFill="accent5" w:themeFillTint="66"/>
            <w:vAlign w:val="center"/>
          </w:tcPr>
          <w:p w14:paraId="04D4BF79" w14:textId="3DC2F2A5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b/>
                <w:bCs/>
                <w:noProof/>
              </w:rPr>
            </w:pPr>
            <w:r w:rsidRPr="004D3336">
              <w:rPr>
                <w:rFonts w:ascii="Simplified Arabic" w:hAnsi="Simplified Arabic" w:cs="Simplified Arabic"/>
                <w:b/>
                <w:bCs/>
                <w:noProof/>
                <w:rtl/>
              </w:rPr>
              <w:t xml:space="preserve">المنطقة </w:t>
            </w:r>
            <w:r w:rsidR="004D3336">
              <w:rPr>
                <w:rFonts w:ascii="Simplified Arabic" w:hAnsi="Simplified Arabic" w:cs="Simplified Arabic" w:hint="cs"/>
                <w:b/>
                <w:bCs/>
                <w:noProof/>
                <w:rtl/>
              </w:rPr>
              <w:t>:</w:t>
            </w:r>
          </w:p>
        </w:tc>
        <w:tc>
          <w:tcPr>
            <w:tcW w:w="4299" w:type="dxa"/>
            <w:vAlign w:val="center"/>
          </w:tcPr>
          <w:p w14:paraId="650D36BA" w14:textId="16CE3E2C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noProof/>
              </w:rPr>
            </w:pPr>
            <w:r w:rsidRPr="004D3336">
              <w:rPr>
                <w:rFonts w:ascii="Simplified Arabic" w:hAnsi="Simplified Arabic" w:cs="Simplified Arabic"/>
                <w:noProof/>
                <w:rtl/>
              </w:rPr>
              <w:t>..............................................</w:t>
            </w:r>
          </w:p>
        </w:tc>
      </w:tr>
      <w:tr w:rsidR="001D571D" w:rsidRPr="004D3336" w14:paraId="5FA7795E" w14:textId="77777777" w:rsidTr="004D3336">
        <w:trPr>
          <w:trHeight w:val="341"/>
        </w:trPr>
        <w:tc>
          <w:tcPr>
            <w:tcW w:w="2241" w:type="dxa"/>
            <w:shd w:val="clear" w:color="auto" w:fill="BDD6EE" w:themeFill="accent5" w:themeFillTint="66"/>
            <w:vAlign w:val="center"/>
          </w:tcPr>
          <w:p w14:paraId="6BD0ECCF" w14:textId="5CFB1C81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b/>
                <w:bCs/>
                <w:color w:val="000000" w:themeColor="text1"/>
                <w:rtl/>
              </w:rPr>
            </w:pPr>
            <w:r w:rsidRPr="004D3336">
              <w:rPr>
                <w:rFonts w:ascii="Simplified Arabic" w:hAnsi="Simplified Arabic" w:cs="Simplified Arabic"/>
                <w:b/>
                <w:bCs/>
                <w:color w:val="000000" w:themeColor="text1"/>
                <w:rtl/>
              </w:rPr>
              <w:t>العنوان</w:t>
            </w:r>
            <w:r w:rsidR="004D3336" w:rsidRPr="004D3336">
              <w:rPr>
                <w:rFonts w:ascii="Simplified Arabic" w:hAnsi="Simplified Arabic" w:cs="Simplified Arabic" w:hint="cs"/>
                <w:b/>
                <w:bCs/>
                <w:color w:val="000000" w:themeColor="text1"/>
                <w:rtl/>
              </w:rPr>
              <w:t>:</w:t>
            </w:r>
          </w:p>
        </w:tc>
        <w:tc>
          <w:tcPr>
            <w:tcW w:w="10709" w:type="dxa"/>
            <w:gridSpan w:val="3"/>
            <w:vAlign w:val="center"/>
          </w:tcPr>
          <w:p w14:paraId="6860ABB0" w14:textId="6D79F258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noProof/>
              </w:rPr>
            </w:pPr>
            <w:r w:rsidRPr="004D3336">
              <w:rPr>
                <w:rFonts w:ascii="Simplified Arabic" w:hAnsi="Simplified Arabic" w:cs="Simplified Arabic"/>
                <w:noProof/>
                <w:rtl/>
              </w:rPr>
              <w:t>.......................................................................................</w:t>
            </w:r>
          </w:p>
        </w:tc>
      </w:tr>
      <w:tr w:rsidR="004D3336" w:rsidRPr="004D3336" w14:paraId="3483D969" w14:textId="77777777" w:rsidTr="004D3336">
        <w:trPr>
          <w:trHeight w:val="431"/>
        </w:trPr>
        <w:tc>
          <w:tcPr>
            <w:tcW w:w="2241" w:type="dxa"/>
            <w:shd w:val="clear" w:color="auto" w:fill="BDD6EE" w:themeFill="accent5" w:themeFillTint="66"/>
            <w:vAlign w:val="center"/>
          </w:tcPr>
          <w:p w14:paraId="36E803B5" w14:textId="288163FF" w:rsidR="004D3336" w:rsidRPr="004D3336" w:rsidRDefault="004D3336" w:rsidP="004D3336">
            <w:pPr>
              <w:bidi/>
              <w:rPr>
                <w:rFonts w:ascii="Simplified Arabic" w:hAnsi="Simplified Arabic" w:cs="Simplified Arabic"/>
                <w:b/>
                <w:bCs/>
                <w:color w:val="000000" w:themeColor="text1"/>
                <w:rtl/>
              </w:rPr>
            </w:pPr>
            <w:r w:rsidRPr="004D3336">
              <w:rPr>
                <w:rFonts w:ascii="Simplified Arabic" w:hAnsi="Simplified Arabic" w:cs="Simplified Arabic"/>
                <w:b/>
                <w:bCs/>
                <w:color w:val="000000" w:themeColor="text1"/>
                <w:rtl/>
              </w:rPr>
              <w:t>فئة مقدم الاقتراح/الشكوى</w:t>
            </w:r>
            <w:r w:rsidRPr="004D3336">
              <w:rPr>
                <w:rFonts w:ascii="Simplified Arabic" w:hAnsi="Simplified Arabic" w:cs="Simplified Arabic" w:hint="cs"/>
                <w:b/>
                <w:bCs/>
                <w:color w:val="000000" w:themeColor="text1"/>
                <w:rtl/>
              </w:rPr>
              <w:t>:</w:t>
            </w:r>
          </w:p>
        </w:tc>
        <w:tc>
          <w:tcPr>
            <w:tcW w:w="10709" w:type="dxa"/>
            <w:gridSpan w:val="3"/>
            <w:vAlign w:val="center"/>
          </w:tcPr>
          <w:p w14:paraId="7459CFBF" w14:textId="5FBF9702" w:rsidR="004D3336" w:rsidRPr="004D3336" w:rsidRDefault="004D3336" w:rsidP="004D3336">
            <w:pPr>
              <w:bidi/>
              <w:rPr>
                <w:rFonts w:ascii="Simplified Arabic" w:hAnsi="Simplified Arabic" w:cs="Simplified Arabic"/>
                <w:noProof/>
              </w:rPr>
            </w:pPr>
            <w:r w:rsidRPr="004D3336">
              <w:rPr>
                <w:rFonts w:ascii="Simplified Arabic" w:hAnsi="Simplified Arabic" w:cs="Simplified Arabic"/>
                <w:noProof/>
                <w:rtl/>
              </w:rPr>
              <w:t>مستفيد من مشاريع المركز / غير مستفيد من مشاريع المركز</w:t>
            </w:r>
          </w:p>
        </w:tc>
      </w:tr>
      <w:tr w:rsidR="001D571D" w:rsidRPr="004D3336" w14:paraId="0868A6C9" w14:textId="77777777" w:rsidTr="004D3336">
        <w:trPr>
          <w:trHeight w:val="251"/>
        </w:trPr>
        <w:tc>
          <w:tcPr>
            <w:tcW w:w="2241" w:type="dxa"/>
            <w:shd w:val="clear" w:color="auto" w:fill="BDD6EE" w:themeFill="accent5" w:themeFillTint="66"/>
            <w:vAlign w:val="center"/>
          </w:tcPr>
          <w:p w14:paraId="413850E9" w14:textId="06E5ED08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b/>
                <w:bCs/>
                <w:color w:val="000000" w:themeColor="text1"/>
                <w:rtl/>
              </w:rPr>
            </w:pPr>
            <w:r w:rsidRPr="004D3336">
              <w:rPr>
                <w:rFonts w:ascii="Simplified Arabic" w:hAnsi="Simplified Arabic" w:cs="Simplified Arabic"/>
                <w:b/>
                <w:bCs/>
                <w:color w:val="000000" w:themeColor="text1"/>
                <w:rtl/>
              </w:rPr>
              <w:t>اسم المشروع</w:t>
            </w:r>
            <w:r w:rsidR="004D3336" w:rsidRPr="004D3336">
              <w:rPr>
                <w:rFonts w:ascii="Simplified Arabic" w:hAnsi="Simplified Arabic" w:cs="Simplified Arabic" w:hint="cs"/>
                <w:b/>
                <w:bCs/>
                <w:color w:val="000000" w:themeColor="text1"/>
                <w:rtl/>
              </w:rPr>
              <w:t>:</w:t>
            </w:r>
          </w:p>
        </w:tc>
        <w:tc>
          <w:tcPr>
            <w:tcW w:w="10709" w:type="dxa"/>
            <w:gridSpan w:val="3"/>
            <w:vAlign w:val="center"/>
          </w:tcPr>
          <w:p w14:paraId="2884C43A" w14:textId="77777777" w:rsidR="001D571D" w:rsidRPr="004D3336" w:rsidRDefault="001D571D" w:rsidP="001D571D">
            <w:pPr>
              <w:bidi/>
              <w:rPr>
                <w:rFonts w:ascii="Simplified Arabic" w:hAnsi="Simplified Arabic" w:cs="Simplified Arabic"/>
                <w:b/>
                <w:bCs/>
                <w:noProof/>
                <w:color w:val="FF0000"/>
              </w:rPr>
            </w:pPr>
            <w:r w:rsidRPr="004D3336">
              <w:rPr>
                <w:rFonts w:ascii="Simplified Arabic" w:hAnsi="Simplified Arabic" w:cs="Simplified Arabic"/>
                <w:b/>
                <w:bCs/>
                <w:noProof/>
                <w:color w:val="FF0000"/>
                <w:rtl/>
              </w:rPr>
              <w:t>يحدد بشكل تلقائي من النظام</w:t>
            </w:r>
          </w:p>
        </w:tc>
      </w:tr>
    </w:tbl>
    <w:p w14:paraId="31D32BF6" w14:textId="77777777" w:rsidR="001D571D" w:rsidRPr="004D3336" w:rsidRDefault="001D571D" w:rsidP="001D571D">
      <w:pPr>
        <w:tabs>
          <w:tab w:val="left" w:pos="6957"/>
        </w:tabs>
        <w:bidi/>
        <w:rPr>
          <w:rFonts w:ascii="Simplified Arabic" w:hAnsi="Simplified Arabic" w:cs="Simplified Arabic"/>
          <w:sz w:val="6"/>
          <w:szCs w:val="6"/>
          <w:rtl/>
          <w:lang w:bidi="ar-EG"/>
        </w:rPr>
      </w:pPr>
    </w:p>
    <w:p w14:paraId="4A40A1A4" w14:textId="0345016E" w:rsidR="004D3336" w:rsidRPr="004D3336" w:rsidRDefault="001D571D" w:rsidP="004D3336">
      <w:pPr>
        <w:shd w:val="clear" w:color="auto" w:fill="B4C6E7" w:themeFill="accent1" w:themeFillTint="66"/>
        <w:tabs>
          <w:tab w:val="right" w:pos="233"/>
        </w:tabs>
        <w:bidi/>
        <w:spacing w:after="0" w:line="240" w:lineRule="auto"/>
        <w:rPr>
          <w:rFonts w:ascii="Simplified Arabic" w:hAnsi="Simplified Arabic" w:cs="Simplified Arabic"/>
          <w:rtl/>
          <w:lang w:bidi="ar-JO"/>
        </w:rPr>
      </w:pPr>
      <w:r w:rsidRPr="004D3336">
        <w:rPr>
          <w:rFonts w:ascii="Simplified Arabic" w:hAnsi="Simplified Arabic" w:cs="Simplified Arabic"/>
          <w:b/>
          <w:bCs/>
          <w:rtl/>
        </w:rPr>
        <w:t xml:space="preserve">ثانياً: تفاصيل </w:t>
      </w:r>
      <w:r w:rsidR="004D3336">
        <w:rPr>
          <w:rFonts w:ascii="Simplified Arabic" w:hAnsi="Simplified Arabic" w:cs="Simplified Arabic" w:hint="cs"/>
          <w:b/>
          <w:bCs/>
          <w:rtl/>
        </w:rPr>
        <w:t>اقتراحك/شكوتك</w:t>
      </w:r>
      <w:r w:rsidRPr="004D3336">
        <w:rPr>
          <w:rFonts w:ascii="Simplified Arabic" w:hAnsi="Simplified Arabic" w:cs="Simplified Arabic"/>
          <w:b/>
          <w:bCs/>
          <w:rtl/>
        </w:rPr>
        <w:t xml:space="preserve">: </w:t>
      </w:r>
    </w:p>
    <w:p w14:paraId="2B1F7E48" w14:textId="77777777" w:rsidR="004D3336" w:rsidRPr="004D3336" w:rsidRDefault="004D3336" w:rsidP="004D3336">
      <w:pPr>
        <w:tabs>
          <w:tab w:val="right" w:pos="233"/>
        </w:tabs>
        <w:bidi/>
        <w:jc w:val="both"/>
        <w:rPr>
          <w:rFonts w:ascii="Simplified Arabic" w:hAnsi="Simplified Arabic" w:cs="Simplified Arabic"/>
          <w:sz w:val="12"/>
          <w:szCs w:val="1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151"/>
        <w:gridCol w:w="4825"/>
        <w:gridCol w:w="1438"/>
        <w:gridCol w:w="397"/>
        <w:gridCol w:w="4139"/>
      </w:tblGrid>
      <w:tr w:rsidR="004D3336" w:rsidRPr="004D3336" w14:paraId="495DE3C0" w14:textId="3E3A221A" w:rsidTr="00A448DB">
        <w:trPr>
          <w:trHeight w:val="314"/>
        </w:trPr>
        <w:tc>
          <w:tcPr>
            <w:tcW w:w="2151" w:type="dxa"/>
            <w:shd w:val="clear" w:color="auto" w:fill="BDD6EE" w:themeFill="accent5" w:themeFillTint="66"/>
          </w:tcPr>
          <w:p w14:paraId="2706C8F9" w14:textId="668B9DD9" w:rsidR="004D3336" w:rsidRPr="004D3336" w:rsidRDefault="004D3336" w:rsidP="004D3336">
            <w:pPr>
              <w:bidi/>
              <w:rPr>
                <w:rFonts w:ascii="Simplified Arabic" w:hAnsi="Simplified Arabic" w:cs="Simplified Arabic"/>
                <w:b/>
                <w:bCs/>
                <w:noProof/>
                <w:rtl/>
              </w:rPr>
            </w:pPr>
            <w:r w:rsidRPr="00B93C41">
              <w:rPr>
                <w:rFonts w:ascii="Simplified Arabic" w:hAnsi="Simplified Arabic" w:cs="Simplified Arabic" w:hint="cs"/>
                <w:b/>
                <w:bCs/>
                <w:color w:val="000000" w:themeColor="text1"/>
                <w:rtl/>
              </w:rPr>
              <w:t>طريقة الاستقبال:</w:t>
            </w:r>
          </w:p>
        </w:tc>
        <w:tc>
          <w:tcPr>
            <w:tcW w:w="10799" w:type="dxa"/>
            <w:gridSpan w:val="4"/>
            <w:vAlign w:val="center"/>
          </w:tcPr>
          <w:p w14:paraId="573B1DB4" w14:textId="77777777" w:rsidR="004D3336" w:rsidRPr="004D3336" w:rsidRDefault="004D3336" w:rsidP="004D3336">
            <w:pPr>
              <w:bidi/>
              <w:rPr>
                <w:rFonts w:ascii="Simplified Arabic" w:hAnsi="Simplified Arabic" w:cs="Simplified Arabic"/>
                <w:noProof/>
              </w:rPr>
            </w:pPr>
          </w:p>
        </w:tc>
      </w:tr>
      <w:tr w:rsidR="004D3336" w:rsidRPr="004D3336" w14:paraId="28EE16AE" w14:textId="5E23D39E" w:rsidTr="004D3336">
        <w:trPr>
          <w:trHeight w:val="314"/>
        </w:trPr>
        <w:tc>
          <w:tcPr>
            <w:tcW w:w="2151" w:type="dxa"/>
            <w:shd w:val="clear" w:color="auto" w:fill="BDD6EE" w:themeFill="accent5" w:themeFillTint="66"/>
          </w:tcPr>
          <w:p w14:paraId="1D964DE7" w14:textId="4CA70624" w:rsidR="004D3336" w:rsidRPr="00B93C41" w:rsidRDefault="004D3336" w:rsidP="004D3336">
            <w:pPr>
              <w:bidi/>
              <w:rPr>
                <w:rFonts w:ascii="Simplified Arabic" w:hAnsi="Simplified Arabic" w:cs="Simplified Arabic"/>
                <w:b/>
                <w:bCs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color w:val="000000" w:themeColor="text1"/>
                <w:rtl/>
              </w:rPr>
              <w:t>تاريخ تقديم الاقتراح/ الشكوى:</w:t>
            </w:r>
          </w:p>
        </w:tc>
        <w:tc>
          <w:tcPr>
            <w:tcW w:w="4825" w:type="dxa"/>
            <w:vAlign w:val="center"/>
          </w:tcPr>
          <w:p w14:paraId="2A375CC1" w14:textId="77777777" w:rsidR="004D3336" w:rsidRPr="004D3336" w:rsidRDefault="004D3336" w:rsidP="004D3336">
            <w:pPr>
              <w:bidi/>
              <w:rPr>
                <w:rFonts w:ascii="Simplified Arabic" w:hAnsi="Simplified Arabic" w:cs="Simplified Arabic"/>
                <w:noProof/>
              </w:rPr>
            </w:pPr>
          </w:p>
        </w:tc>
        <w:tc>
          <w:tcPr>
            <w:tcW w:w="1835" w:type="dxa"/>
            <w:gridSpan w:val="2"/>
          </w:tcPr>
          <w:p w14:paraId="61D9197C" w14:textId="5E9449BE" w:rsidR="004D3336" w:rsidRPr="004D3336" w:rsidRDefault="004D3336" w:rsidP="004D3336">
            <w:pPr>
              <w:bidi/>
              <w:rPr>
                <w:rFonts w:ascii="Simplified Arabic" w:hAnsi="Simplified Arabic" w:cs="Simplified Arabic"/>
                <w:noProof/>
              </w:rPr>
            </w:pPr>
            <w:r>
              <w:rPr>
                <w:rFonts w:ascii="Simplified Arabic" w:hAnsi="Simplified Arabic" w:cs="Simplified Arabic" w:hint="cs"/>
                <w:b/>
                <w:bCs/>
                <w:color w:val="000000" w:themeColor="text1"/>
                <w:rtl/>
              </w:rPr>
              <w:t>تاريخ تسجيل الاقتراح/ الشكوى على النظام:</w:t>
            </w:r>
          </w:p>
        </w:tc>
        <w:tc>
          <w:tcPr>
            <w:tcW w:w="4139" w:type="dxa"/>
            <w:vAlign w:val="center"/>
          </w:tcPr>
          <w:p w14:paraId="1F7A4CCF" w14:textId="77777777" w:rsidR="004D3336" w:rsidRPr="004D3336" w:rsidRDefault="004D3336" w:rsidP="004D3336">
            <w:pPr>
              <w:bidi/>
              <w:rPr>
                <w:rFonts w:ascii="Simplified Arabic" w:hAnsi="Simplified Arabic" w:cs="Simplified Arabic"/>
                <w:noProof/>
              </w:rPr>
            </w:pPr>
          </w:p>
        </w:tc>
      </w:tr>
      <w:tr w:rsidR="004D3336" w:rsidRPr="004D3336" w14:paraId="51C754B0" w14:textId="77777777" w:rsidTr="00A448DB">
        <w:trPr>
          <w:trHeight w:val="314"/>
        </w:trPr>
        <w:tc>
          <w:tcPr>
            <w:tcW w:w="2151" w:type="dxa"/>
            <w:shd w:val="clear" w:color="auto" w:fill="BDD6EE" w:themeFill="accent5" w:themeFillTint="66"/>
          </w:tcPr>
          <w:p w14:paraId="31F72161" w14:textId="15338199" w:rsidR="004D3336" w:rsidRPr="004D3336" w:rsidRDefault="004D3336" w:rsidP="004D3336">
            <w:pPr>
              <w:bidi/>
              <w:rPr>
                <w:rFonts w:ascii="Simplified Arabic" w:hAnsi="Simplified Arabic" w:cs="Simplified Arabic"/>
                <w:b/>
                <w:bCs/>
                <w:noProof/>
                <w:rtl/>
              </w:rPr>
            </w:pPr>
            <w:r w:rsidRPr="00B93C41">
              <w:rPr>
                <w:rFonts w:ascii="Simplified Arabic" w:hAnsi="Simplified Arabic" w:cs="Simplified Arabic" w:hint="cs"/>
                <w:b/>
                <w:bCs/>
                <w:color w:val="000000" w:themeColor="text1"/>
                <w:rtl/>
              </w:rPr>
              <w:t>فئة الاقتراح/الشكوى:</w:t>
            </w:r>
          </w:p>
        </w:tc>
        <w:tc>
          <w:tcPr>
            <w:tcW w:w="10799" w:type="dxa"/>
            <w:gridSpan w:val="4"/>
            <w:vAlign w:val="center"/>
          </w:tcPr>
          <w:p w14:paraId="70C85DE7" w14:textId="77777777" w:rsidR="004D3336" w:rsidRPr="004D3336" w:rsidRDefault="004D3336" w:rsidP="004D3336">
            <w:pPr>
              <w:bidi/>
              <w:rPr>
                <w:rFonts w:ascii="Simplified Arabic" w:hAnsi="Simplified Arabic" w:cs="Simplified Arabic"/>
                <w:noProof/>
              </w:rPr>
            </w:pPr>
          </w:p>
        </w:tc>
      </w:tr>
      <w:tr w:rsidR="004D3336" w:rsidRPr="004D3336" w14:paraId="76F7ED01" w14:textId="77777777" w:rsidTr="00A448DB">
        <w:trPr>
          <w:trHeight w:val="314"/>
        </w:trPr>
        <w:tc>
          <w:tcPr>
            <w:tcW w:w="2151" w:type="dxa"/>
            <w:shd w:val="clear" w:color="auto" w:fill="BDD6EE" w:themeFill="accent5" w:themeFillTint="66"/>
          </w:tcPr>
          <w:p w14:paraId="1E4B0F4E" w14:textId="73FF9668" w:rsidR="004D3336" w:rsidRPr="004D3336" w:rsidRDefault="004D3336" w:rsidP="004D3336">
            <w:pPr>
              <w:bidi/>
              <w:rPr>
                <w:rFonts w:ascii="Simplified Arabic" w:hAnsi="Simplified Arabic" w:cs="Simplified Arabic"/>
                <w:b/>
                <w:bCs/>
                <w:noProof/>
                <w:rtl/>
              </w:rPr>
            </w:pPr>
            <w:r w:rsidRPr="00B93C41">
              <w:rPr>
                <w:rFonts w:ascii="Simplified Arabic" w:hAnsi="Simplified Arabic" w:cs="Simplified Arabic" w:hint="cs"/>
                <w:b/>
                <w:bCs/>
                <w:color w:val="000000" w:themeColor="text1"/>
                <w:rtl/>
              </w:rPr>
              <w:t>موضوع الاقتراح/الشكوى:</w:t>
            </w:r>
          </w:p>
        </w:tc>
        <w:tc>
          <w:tcPr>
            <w:tcW w:w="10799" w:type="dxa"/>
            <w:gridSpan w:val="4"/>
            <w:vAlign w:val="center"/>
          </w:tcPr>
          <w:p w14:paraId="4096DF0E" w14:textId="77777777" w:rsidR="004D3336" w:rsidRPr="004D3336" w:rsidRDefault="004D3336" w:rsidP="004D3336">
            <w:pPr>
              <w:bidi/>
              <w:rPr>
                <w:rFonts w:ascii="Simplified Arabic" w:hAnsi="Simplified Arabic" w:cs="Simplified Arabic"/>
                <w:noProof/>
              </w:rPr>
            </w:pPr>
          </w:p>
        </w:tc>
      </w:tr>
      <w:tr w:rsidR="004D3336" w:rsidRPr="004D3336" w14:paraId="6A53C410" w14:textId="77777777" w:rsidTr="00A448DB">
        <w:trPr>
          <w:trHeight w:val="314"/>
        </w:trPr>
        <w:tc>
          <w:tcPr>
            <w:tcW w:w="2151" w:type="dxa"/>
            <w:shd w:val="clear" w:color="auto" w:fill="BDD6EE" w:themeFill="accent5" w:themeFillTint="66"/>
          </w:tcPr>
          <w:p w14:paraId="668A4142" w14:textId="163775CC" w:rsidR="004D3336" w:rsidRDefault="004D3336" w:rsidP="004D3336">
            <w:pPr>
              <w:bidi/>
              <w:rPr>
                <w:rFonts w:ascii="Simplified Arabic" w:hAnsi="Simplified Arabic" w:cs="Simplified Arabic"/>
                <w:b/>
                <w:bCs/>
                <w:color w:val="000000" w:themeColor="text1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color w:val="000000" w:themeColor="text1"/>
                <w:rtl/>
              </w:rPr>
              <w:t>محتوى الاقتراح/الشكوى:</w:t>
            </w:r>
          </w:p>
        </w:tc>
        <w:tc>
          <w:tcPr>
            <w:tcW w:w="10799" w:type="dxa"/>
            <w:gridSpan w:val="4"/>
            <w:vAlign w:val="center"/>
          </w:tcPr>
          <w:p w14:paraId="60F67783" w14:textId="77777777" w:rsidR="004D3336" w:rsidRPr="004D3336" w:rsidRDefault="004D3336" w:rsidP="004D3336">
            <w:pPr>
              <w:bidi/>
              <w:rPr>
                <w:rFonts w:ascii="Simplified Arabic" w:hAnsi="Simplified Arabic" w:cs="Simplified Arabic"/>
                <w:noProof/>
              </w:rPr>
            </w:pPr>
          </w:p>
        </w:tc>
      </w:tr>
      <w:tr w:rsidR="004D3336" w:rsidRPr="004D3336" w14:paraId="0C50475D" w14:textId="77777777" w:rsidTr="004D3336">
        <w:trPr>
          <w:trHeight w:val="431"/>
        </w:trPr>
        <w:tc>
          <w:tcPr>
            <w:tcW w:w="2151" w:type="dxa"/>
            <w:shd w:val="clear" w:color="auto" w:fill="BDD6EE" w:themeFill="accent5" w:themeFillTint="66"/>
            <w:vAlign w:val="center"/>
          </w:tcPr>
          <w:p w14:paraId="38FCD05F" w14:textId="5643AA06" w:rsidR="004D3336" w:rsidRPr="004D3336" w:rsidRDefault="004D3336" w:rsidP="004D3336">
            <w:pPr>
              <w:bidi/>
              <w:rPr>
                <w:rFonts w:ascii="Simplified Arabic" w:hAnsi="Simplified Arabic" w:cs="Simplified Arabic"/>
                <w:b/>
                <w:bCs/>
                <w:noProof/>
                <w:rtl/>
              </w:rPr>
            </w:pPr>
            <w:r w:rsidRPr="004D3336">
              <w:rPr>
                <w:rFonts w:ascii="Simplified Arabic" w:hAnsi="Simplified Arabic" w:cs="Simplified Arabic"/>
                <w:b/>
                <w:bCs/>
                <w:rtl/>
              </w:rPr>
              <w:t>المرفقات</w:t>
            </w:r>
          </w:p>
        </w:tc>
        <w:tc>
          <w:tcPr>
            <w:tcW w:w="10799" w:type="dxa"/>
            <w:gridSpan w:val="4"/>
            <w:vAlign w:val="center"/>
          </w:tcPr>
          <w:p w14:paraId="55D29FFB" w14:textId="7CDE8E4E" w:rsidR="004D3336" w:rsidRPr="004D3336" w:rsidRDefault="004D3336" w:rsidP="004D3336">
            <w:pPr>
              <w:bidi/>
              <w:rPr>
                <w:rFonts w:ascii="Simplified Arabic" w:hAnsi="Simplified Arabic" w:cs="Simplified Arabic"/>
                <w:noProof/>
              </w:rPr>
            </w:pPr>
          </w:p>
        </w:tc>
      </w:tr>
      <w:tr w:rsidR="004D3336" w:rsidRPr="00A26D46" w14:paraId="64C4B725" w14:textId="77777777" w:rsidTr="00881738">
        <w:trPr>
          <w:trHeight w:val="863"/>
        </w:trPr>
        <w:tc>
          <w:tcPr>
            <w:tcW w:w="8414" w:type="dxa"/>
            <w:gridSpan w:val="3"/>
            <w:shd w:val="clear" w:color="auto" w:fill="BDD6EE" w:themeFill="accent5" w:themeFillTint="66"/>
            <w:vAlign w:val="center"/>
          </w:tcPr>
          <w:p w14:paraId="7ECE72D4" w14:textId="2B881B70" w:rsidR="004D3336" w:rsidRPr="00A45642" w:rsidRDefault="004D3336" w:rsidP="004D3336">
            <w:pPr>
              <w:bidi/>
              <w:rPr>
                <w:rFonts w:ascii="Simplified Arabic" w:hAnsi="Simplified Arabic" w:cs="Simplified Arabic"/>
                <w:b/>
                <w:bCs/>
                <w:sz w:val="24"/>
                <w:szCs w:val="24"/>
              </w:rPr>
            </w:pPr>
            <w:r w:rsidRPr="00A45642">
              <w:rPr>
                <w:rFonts w:ascii="Simplified Arabic" w:hAnsi="Simplified Arabic" w:cs="Simplified Arabic" w:hint="cs"/>
                <w:b/>
                <w:bCs/>
                <w:sz w:val="24"/>
                <w:szCs w:val="24"/>
                <w:rtl/>
              </w:rPr>
              <w:t>الرغبة في مشاركة معلوماتك الأساسية (الاسم، رقم الهوية، معلومات التواصل) مع الجهات المختصة بالنظر في شكوتك داخل المركز؟</w:t>
            </w:r>
          </w:p>
        </w:tc>
        <w:tc>
          <w:tcPr>
            <w:tcW w:w="4536" w:type="dxa"/>
            <w:gridSpan w:val="2"/>
            <w:vAlign w:val="center"/>
          </w:tcPr>
          <w:p w14:paraId="625E4BB7" w14:textId="5492F667" w:rsidR="004D3336" w:rsidRDefault="004D3336" w:rsidP="004D3336">
            <w:pPr>
              <w:bidi/>
              <w:rPr>
                <w:rFonts w:ascii="Simplified Arabic" w:hAnsi="Simplified Arabic" w:cs="Simplified Arabic"/>
                <w:color w:val="FF0000"/>
                <w:sz w:val="24"/>
                <w:szCs w:val="24"/>
                <w:rtl/>
              </w:rPr>
            </w:pPr>
            <w:r>
              <w:rPr>
                <w:rFonts w:ascii="Simplified Arabic" w:hAnsi="Simplified Arabic" w:cs="Simplified Arabic" w:hint="cs"/>
                <w:color w:val="FF0000"/>
                <w:sz w:val="24"/>
                <w:szCs w:val="24"/>
                <w:rtl/>
              </w:rPr>
              <w:t xml:space="preserve">نعم، أرغب في المشاركة </w:t>
            </w:r>
          </w:p>
          <w:p w14:paraId="2714D1E3" w14:textId="0B491A1E" w:rsidR="004D3336" w:rsidRPr="0038200D" w:rsidRDefault="004D3336" w:rsidP="004D3336">
            <w:pPr>
              <w:bidi/>
              <w:rPr>
                <w:rFonts w:ascii="Simplified Arabic" w:hAnsi="Simplified Arabic" w:cs="Simplified Arabic"/>
                <w:sz w:val="24"/>
                <w:szCs w:val="24"/>
              </w:rPr>
            </w:pPr>
            <w:r>
              <w:rPr>
                <w:rFonts w:ascii="Simplified Arabic" w:hAnsi="Simplified Arabic" w:cs="Simplified Arabic" w:hint="cs"/>
                <w:color w:val="FF0000"/>
                <w:sz w:val="24"/>
                <w:szCs w:val="24"/>
                <w:rtl/>
              </w:rPr>
              <w:t>لا، لا أرغب في المشاركة</w:t>
            </w:r>
          </w:p>
        </w:tc>
      </w:tr>
    </w:tbl>
    <w:p w14:paraId="4EF3DD94" w14:textId="60F9D665" w:rsidR="001D571D" w:rsidRDefault="001D571D" w:rsidP="001D571D">
      <w:pPr>
        <w:bidi/>
        <w:rPr>
          <w:rFonts w:ascii="Simplified Arabic" w:hAnsi="Simplified Arabic" w:cs="Simplified Arabic"/>
          <w:sz w:val="10"/>
          <w:szCs w:val="10"/>
          <w:rtl/>
          <w:lang w:bidi="ar-EG"/>
        </w:rPr>
      </w:pPr>
    </w:p>
    <w:p w14:paraId="51BD29CF" w14:textId="3A4AD385" w:rsidR="004D3336" w:rsidRPr="00A448DB" w:rsidRDefault="00A448DB" w:rsidP="00A448DB">
      <w:pPr>
        <w:bidi/>
        <w:rPr>
          <w:rFonts w:ascii="Simplified Arabic" w:hAnsi="Simplified Arabic" w:cs="Simplified Arabic"/>
          <w:color w:val="FF0000"/>
          <w:rtl/>
        </w:rPr>
      </w:pPr>
      <w:r w:rsidRPr="00A448DB">
        <w:rPr>
          <w:rFonts w:ascii="Simplified Arabic" w:hAnsi="Simplified Arabic" w:cs="Simplified Arabic" w:hint="cs"/>
          <w:b/>
          <w:bCs/>
          <w:rtl/>
          <w:lang w:bidi="ar-EG"/>
        </w:rPr>
        <w:t xml:space="preserve">ويمكنك متابعة اقتراحك/شكوتك من خلال الرقم المرجعي أو رقم الهوية </w:t>
      </w:r>
      <w:r>
        <w:rPr>
          <w:rFonts w:ascii="Simplified Arabic" w:hAnsi="Simplified Arabic" w:cs="Simplified Arabic" w:hint="cs"/>
          <w:b/>
          <w:bCs/>
          <w:rtl/>
          <w:lang w:bidi="ar-EG"/>
        </w:rPr>
        <w:t>عن طريق</w:t>
      </w:r>
      <w:r w:rsidRPr="00A448DB">
        <w:rPr>
          <w:rFonts w:ascii="Simplified Arabic" w:hAnsi="Simplified Arabic" w:cs="Simplified Arabic" w:hint="cs"/>
          <w:b/>
          <w:bCs/>
          <w:rtl/>
          <w:lang w:bidi="ar-EG"/>
        </w:rPr>
        <w:t xml:space="preserve"> المواقع الالكتروني</w:t>
      </w:r>
      <w:r>
        <w:rPr>
          <w:rFonts w:ascii="Simplified Arabic" w:hAnsi="Simplified Arabic" w:cs="Simplified Arabic" w:hint="cs"/>
          <w:b/>
          <w:bCs/>
          <w:rtl/>
          <w:lang w:bidi="ar-EG"/>
        </w:rPr>
        <w:t xml:space="preserve">، تطبيق الهاتف المحمول أو </w:t>
      </w:r>
      <w:r w:rsidRPr="00A448DB">
        <w:rPr>
          <w:rFonts w:ascii="Simplified Arabic" w:hAnsi="Simplified Arabic" w:cs="Simplified Arabic" w:hint="cs"/>
          <w:b/>
          <w:bCs/>
          <w:rtl/>
          <w:lang w:bidi="ar-EG"/>
        </w:rPr>
        <w:t>التواصل مع المركز بشكل مباشر</w:t>
      </w:r>
      <w:r>
        <w:rPr>
          <w:rFonts w:ascii="Simplified Arabic" w:hAnsi="Simplified Arabic" w:cs="Simplified Arabic" w:hint="cs"/>
          <w:b/>
          <w:bCs/>
          <w:rtl/>
          <w:lang w:bidi="ar-EG"/>
        </w:rPr>
        <w:t xml:space="preserve"> بالاتصال على الرقم المجاني </w:t>
      </w:r>
      <w:r w:rsidRPr="00F10C4B">
        <w:rPr>
          <w:rFonts w:ascii="Simplified Arabic" w:hAnsi="Simplified Arabic" w:cs="Simplified Arabic" w:hint="cs"/>
          <w:color w:val="FF0000"/>
          <w:rtl/>
        </w:rPr>
        <w:t>1800900901</w:t>
      </w:r>
    </w:p>
    <w:tbl>
      <w:tblPr>
        <w:tblStyle w:val="TableGrid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893"/>
        <w:gridCol w:w="1978"/>
      </w:tblGrid>
      <w:tr w:rsidR="00A448DB" w14:paraId="24B6CF6A" w14:textId="77777777" w:rsidTr="00754768">
        <w:trPr>
          <w:jc w:val="right"/>
        </w:trPr>
        <w:tc>
          <w:tcPr>
            <w:tcW w:w="893" w:type="dxa"/>
            <w:shd w:val="clear" w:color="auto" w:fill="00B0F0"/>
          </w:tcPr>
          <w:bookmarkEnd w:id="1"/>
          <w:p w14:paraId="08783C49" w14:textId="1B1B48BF" w:rsidR="00A448DB" w:rsidRPr="00A448DB" w:rsidRDefault="00A448DB" w:rsidP="00A448DB">
            <w:pPr>
              <w:tabs>
                <w:tab w:val="left" w:pos="3478"/>
              </w:tabs>
              <w:bidi/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  <w:r w:rsidRPr="00A448DB">
              <w:rPr>
                <w:rFonts w:ascii="Simplified Arabic" w:hAnsi="Simplified Arabic" w:cs="Simplified Arabic" w:hint="cs"/>
                <w:b/>
                <w:bCs/>
                <w:rtl/>
                <w:lang w:bidi="ar-EG"/>
              </w:rPr>
              <w:t xml:space="preserve">طباعة </w:t>
            </w:r>
          </w:p>
        </w:tc>
        <w:tc>
          <w:tcPr>
            <w:tcW w:w="1978" w:type="dxa"/>
            <w:shd w:val="clear" w:color="auto" w:fill="00B0F0"/>
          </w:tcPr>
          <w:p w14:paraId="07AD76E4" w14:textId="78714D84" w:rsidR="00A448DB" w:rsidRPr="00A448DB" w:rsidRDefault="00A448DB" w:rsidP="00A448DB">
            <w:pPr>
              <w:tabs>
                <w:tab w:val="left" w:pos="3478"/>
              </w:tabs>
              <w:bidi/>
              <w:jc w:val="center"/>
              <w:rPr>
                <w:rFonts w:ascii="Simplified Arabic" w:hAnsi="Simplified Arabic" w:cs="Simplified Arabic"/>
                <w:b/>
                <w:bCs/>
                <w:rtl/>
                <w:lang w:bidi="ar-EG"/>
              </w:rPr>
            </w:pPr>
            <w:r w:rsidRPr="00A448DB">
              <w:rPr>
                <w:rFonts w:ascii="Simplified Arabic" w:hAnsi="Simplified Arabic" w:cs="Simplified Arabic" w:hint="cs"/>
                <w:b/>
                <w:bCs/>
                <w:rtl/>
                <w:lang w:bidi="ar-EG"/>
              </w:rPr>
              <w:t>الرجوع للصفحة الرئيس</w:t>
            </w:r>
            <w:r>
              <w:rPr>
                <w:rFonts w:ascii="Simplified Arabic" w:hAnsi="Simplified Arabic" w:cs="Simplified Arabic" w:hint="cs"/>
                <w:b/>
                <w:bCs/>
                <w:rtl/>
                <w:lang w:bidi="ar-EG"/>
              </w:rPr>
              <w:t>ي</w:t>
            </w:r>
            <w:r w:rsidRPr="00A448DB">
              <w:rPr>
                <w:rFonts w:ascii="Simplified Arabic" w:hAnsi="Simplified Arabic" w:cs="Simplified Arabic" w:hint="cs"/>
                <w:b/>
                <w:bCs/>
                <w:rtl/>
                <w:lang w:bidi="ar-EG"/>
              </w:rPr>
              <w:t>ة</w:t>
            </w:r>
          </w:p>
        </w:tc>
      </w:tr>
    </w:tbl>
    <w:p w14:paraId="73790322" w14:textId="61DF9156" w:rsidR="00A448DB" w:rsidDel="0009537D" w:rsidRDefault="00A448DB" w:rsidP="00A448DB">
      <w:pPr>
        <w:tabs>
          <w:tab w:val="left" w:pos="3478"/>
        </w:tabs>
        <w:bidi/>
        <w:rPr>
          <w:del w:id="2" w:author="Suhail Enshasy" w:date="2021-01-22T17:41:00Z"/>
          <w:rFonts w:ascii="Simplified Arabic" w:hAnsi="Simplified Arabic" w:cs="Simplified Arabic"/>
          <w:b/>
          <w:bCs/>
          <w:u w:val="single"/>
          <w:rtl/>
          <w:lang w:bidi="ar-EG"/>
        </w:rPr>
      </w:pPr>
      <w:r w:rsidRPr="00754768">
        <w:rPr>
          <w:rFonts w:ascii="Simplified Arabic" w:hAnsi="Simplified Arabic" w:cs="Simplified Arabic" w:hint="cs"/>
          <w:b/>
          <w:bCs/>
          <w:highlight w:val="yellow"/>
          <w:u w:val="single"/>
          <w:rtl/>
          <w:lang w:bidi="ar-EG"/>
        </w:rPr>
        <w:t>ملحق رقم "</w:t>
      </w:r>
      <w:r w:rsidR="00754768">
        <w:rPr>
          <w:rFonts w:ascii="Simplified Arabic" w:hAnsi="Simplified Arabic" w:cs="Simplified Arabic" w:hint="cs"/>
          <w:b/>
          <w:bCs/>
          <w:highlight w:val="yellow"/>
          <w:u w:val="single"/>
          <w:rtl/>
          <w:lang w:bidi="ar-EG"/>
        </w:rPr>
        <w:t>9</w:t>
      </w:r>
      <w:r w:rsidRPr="00754768">
        <w:rPr>
          <w:rFonts w:ascii="Simplified Arabic" w:hAnsi="Simplified Arabic" w:cs="Simplified Arabic" w:hint="cs"/>
          <w:b/>
          <w:bCs/>
          <w:highlight w:val="yellow"/>
          <w:u w:val="single"/>
          <w:rtl/>
          <w:lang w:bidi="ar-EG"/>
        </w:rPr>
        <w:t xml:space="preserve">" يوضح ملف الطباعة المطلوب استخراجه من </w:t>
      </w:r>
      <w:r w:rsidR="0031464E" w:rsidRPr="00754768">
        <w:rPr>
          <w:rFonts w:ascii="Simplified Arabic" w:hAnsi="Simplified Arabic" w:cs="Simplified Arabic" w:hint="cs"/>
          <w:b/>
          <w:bCs/>
          <w:highlight w:val="yellow"/>
          <w:u w:val="single"/>
          <w:rtl/>
          <w:lang w:bidi="ar-EG"/>
        </w:rPr>
        <w:t>النظام</w:t>
      </w:r>
      <w:r w:rsidR="00754768" w:rsidRPr="00754768">
        <w:rPr>
          <w:rFonts w:ascii="Simplified Arabic" w:hAnsi="Simplified Arabic" w:cs="Simplified Arabic" w:hint="cs"/>
          <w:b/>
          <w:bCs/>
          <w:highlight w:val="yellow"/>
          <w:u w:val="single"/>
          <w:rtl/>
          <w:lang w:bidi="ar-EG"/>
        </w:rPr>
        <w:t>.</w:t>
      </w:r>
    </w:p>
    <w:p w14:paraId="0A00FE39" w14:textId="77777777" w:rsidR="00BF7095" w:rsidRPr="00BF7095" w:rsidRDefault="00BF7095" w:rsidP="0009537D">
      <w:pPr>
        <w:tabs>
          <w:tab w:val="left" w:pos="3478"/>
        </w:tabs>
        <w:bidi/>
        <w:rPr>
          <w:rFonts w:ascii="Simplified Arabic" w:hAnsi="Simplified Arabic" w:cs="Simplified Arabic"/>
          <w:rtl/>
          <w:lang w:bidi="ar-EG"/>
        </w:rPr>
      </w:pPr>
    </w:p>
    <w:sectPr w:rsidR="00BF7095" w:rsidRPr="00BF7095" w:rsidSect="000C470A">
      <w:pgSz w:w="15840" w:h="12240" w:orient="landscape"/>
      <w:pgMar w:top="81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B4431A" w14:textId="77777777" w:rsidR="00DF5A3F" w:rsidRDefault="00DF5A3F" w:rsidP="00FA31F4">
      <w:pPr>
        <w:spacing w:after="0" w:line="240" w:lineRule="auto"/>
      </w:pPr>
      <w:r>
        <w:separator/>
      </w:r>
    </w:p>
  </w:endnote>
  <w:endnote w:type="continuationSeparator" w:id="0">
    <w:p w14:paraId="4EBBAE6F" w14:textId="77777777" w:rsidR="00DF5A3F" w:rsidRDefault="00DF5A3F" w:rsidP="00FA31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E28279" w14:textId="77777777" w:rsidR="00DF5A3F" w:rsidRDefault="00DF5A3F" w:rsidP="00FA31F4">
      <w:pPr>
        <w:spacing w:after="0" w:line="240" w:lineRule="auto"/>
      </w:pPr>
      <w:r>
        <w:separator/>
      </w:r>
    </w:p>
  </w:footnote>
  <w:footnote w:type="continuationSeparator" w:id="0">
    <w:p w14:paraId="6B4C0DB5" w14:textId="77777777" w:rsidR="00DF5A3F" w:rsidRDefault="00DF5A3F" w:rsidP="00FA31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B7ADC"/>
    <w:multiLevelType w:val="hybridMultilevel"/>
    <w:tmpl w:val="9EFCCE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0B64A74"/>
    <w:multiLevelType w:val="hybridMultilevel"/>
    <w:tmpl w:val="F300E91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61042CDB"/>
    <w:multiLevelType w:val="hybridMultilevel"/>
    <w:tmpl w:val="F300E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uhail Enshasy">
    <w15:presenceInfo w15:providerId="Windows Live" w15:userId="4969a8ed8b32a4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UwMDYzMTAxNbQ0N7VQ0lEKTi0uzszPAykwrAUA4/+UjiwAAAA="/>
  </w:docVars>
  <w:rsids>
    <w:rsidRoot w:val="00946DE2"/>
    <w:rsid w:val="00004781"/>
    <w:rsid w:val="00011FF1"/>
    <w:rsid w:val="00033796"/>
    <w:rsid w:val="00076675"/>
    <w:rsid w:val="00094EDE"/>
    <w:rsid w:val="0009537D"/>
    <w:rsid w:val="000A7349"/>
    <w:rsid w:val="000C470A"/>
    <w:rsid w:val="000D6BAC"/>
    <w:rsid w:val="000E2962"/>
    <w:rsid w:val="00116C51"/>
    <w:rsid w:val="00143FF9"/>
    <w:rsid w:val="00165944"/>
    <w:rsid w:val="001A5590"/>
    <w:rsid w:val="001D571D"/>
    <w:rsid w:val="001F7E7A"/>
    <w:rsid w:val="002043DA"/>
    <w:rsid w:val="00204D91"/>
    <w:rsid w:val="00224961"/>
    <w:rsid w:val="00283815"/>
    <w:rsid w:val="002B1EC4"/>
    <w:rsid w:val="002B3FBA"/>
    <w:rsid w:val="00303F86"/>
    <w:rsid w:val="0031464E"/>
    <w:rsid w:val="00332811"/>
    <w:rsid w:val="00340A2E"/>
    <w:rsid w:val="0038200D"/>
    <w:rsid w:val="00385355"/>
    <w:rsid w:val="00396786"/>
    <w:rsid w:val="003A6D7A"/>
    <w:rsid w:val="003B59FC"/>
    <w:rsid w:val="003C66B4"/>
    <w:rsid w:val="00400794"/>
    <w:rsid w:val="004D3336"/>
    <w:rsid w:val="00504BC5"/>
    <w:rsid w:val="00580BE8"/>
    <w:rsid w:val="0058437F"/>
    <w:rsid w:val="005B3F8F"/>
    <w:rsid w:val="005C7038"/>
    <w:rsid w:val="005E5BA3"/>
    <w:rsid w:val="005E787D"/>
    <w:rsid w:val="00625812"/>
    <w:rsid w:val="00684615"/>
    <w:rsid w:val="006A3659"/>
    <w:rsid w:val="006B7CB0"/>
    <w:rsid w:val="006C7A7E"/>
    <w:rsid w:val="006E1662"/>
    <w:rsid w:val="00731F5E"/>
    <w:rsid w:val="0074017B"/>
    <w:rsid w:val="00754768"/>
    <w:rsid w:val="007654A8"/>
    <w:rsid w:val="00775E52"/>
    <w:rsid w:val="00780B63"/>
    <w:rsid w:val="00784417"/>
    <w:rsid w:val="007B1554"/>
    <w:rsid w:val="007C36FF"/>
    <w:rsid w:val="007E56B0"/>
    <w:rsid w:val="0080143D"/>
    <w:rsid w:val="00870B7F"/>
    <w:rsid w:val="00881738"/>
    <w:rsid w:val="008A3A06"/>
    <w:rsid w:val="008B62C5"/>
    <w:rsid w:val="008E01FD"/>
    <w:rsid w:val="009015DE"/>
    <w:rsid w:val="00903A2E"/>
    <w:rsid w:val="00906A88"/>
    <w:rsid w:val="00946DE2"/>
    <w:rsid w:val="009835DF"/>
    <w:rsid w:val="00984826"/>
    <w:rsid w:val="00990E46"/>
    <w:rsid w:val="009C2AF0"/>
    <w:rsid w:val="00A304C0"/>
    <w:rsid w:val="00A448DB"/>
    <w:rsid w:val="00A45642"/>
    <w:rsid w:val="00A6009F"/>
    <w:rsid w:val="00AA2DFD"/>
    <w:rsid w:val="00AF7457"/>
    <w:rsid w:val="00B01041"/>
    <w:rsid w:val="00B15993"/>
    <w:rsid w:val="00B75581"/>
    <w:rsid w:val="00BE63DB"/>
    <w:rsid w:val="00BF7095"/>
    <w:rsid w:val="00C02BF7"/>
    <w:rsid w:val="00C113CF"/>
    <w:rsid w:val="00C40CA0"/>
    <w:rsid w:val="00C701EB"/>
    <w:rsid w:val="00CC49C4"/>
    <w:rsid w:val="00CE5E3C"/>
    <w:rsid w:val="00CE6CDE"/>
    <w:rsid w:val="00D03CB9"/>
    <w:rsid w:val="00D526A8"/>
    <w:rsid w:val="00D605E1"/>
    <w:rsid w:val="00D92C0C"/>
    <w:rsid w:val="00DB52F8"/>
    <w:rsid w:val="00DE4409"/>
    <w:rsid w:val="00DF5A3F"/>
    <w:rsid w:val="00E0452A"/>
    <w:rsid w:val="00E16E56"/>
    <w:rsid w:val="00E24307"/>
    <w:rsid w:val="00E50C23"/>
    <w:rsid w:val="00EC1664"/>
    <w:rsid w:val="00EC5012"/>
    <w:rsid w:val="00EF34FF"/>
    <w:rsid w:val="00F10C4B"/>
    <w:rsid w:val="00F257C5"/>
    <w:rsid w:val="00F42BC4"/>
    <w:rsid w:val="00F64B9C"/>
    <w:rsid w:val="00F87362"/>
    <w:rsid w:val="00F956E2"/>
    <w:rsid w:val="00FA31F4"/>
    <w:rsid w:val="00FB2865"/>
    <w:rsid w:val="00FB6FD1"/>
    <w:rsid w:val="00FC1624"/>
    <w:rsid w:val="00FE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75E5F"/>
  <w15:chartTrackingRefBased/>
  <w15:docId w15:val="{15B620ED-AD0F-4CF6-A638-25FE899A6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1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38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81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A31F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1F4"/>
  </w:style>
  <w:style w:type="paragraph" w:styleId="Footer">
    <w:name w:val="footer"/>
    <w:basedOn w:val="Normal"/>
    <w:link w:val="FooterChar"/>
    <w:uiPriority w:val="99"/>
    <w:unhideWhenUsed/>
    <w:rsid w:val="00FA31F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1F4"/>
  </w:style>
  <w:style w:type="table" w:styleId="TableGrid">
    <w:name w:val="Table Grid"/>
    <w:basedOn w:val="TableNormal"/>
    <w:uiPriority w:val="59"/>
    <w:rsid w:val="007B1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7B1554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7B1554"/>
  </w:style>
  <w:style w:type="character" w:styleId="CommentReference">
    <w:name w:val="annotation reference"/>
    <w:basedOn w:val="DefaultParagraphFont"/>
    <w:uiPriority w:val="99"/>
    <w:semiHidden/>
    <w:unhideWhenUsed/>
    <w:rsid w:val="00731F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1F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1F5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1F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1F5E"/>
    <w:rPr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F7E7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F7E7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F7E7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1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91DE6-59DB-40F1-833D-7BFAA00E7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21</Pages>
  <Words>828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Suhail Enshasy</dc:creator>
  <cp:keywords/>
  <dc:description/>
  <cp:lastModifiedBy>Suhail Enshasy</cp:lastModifiedBy>
  <cp:revision>12</cp:revision>
  <dcterms:created xsi:type="dcterms:W3CDTF">2020-09-02T11:25:00Z</dcterms:created>
  <dcterms:modified xsi:type="dcterms:W3CDTF">2021-01-22T15:42:00Z</dcterms:modified>
</cp:coreProperties>
</file>